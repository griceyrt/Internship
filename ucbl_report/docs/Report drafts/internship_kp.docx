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330645">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3951232</wp:posOffset>
            </wp:positionH>
            <wp:positionV relativeFrom="paragraph">
              <wp:posOffset>266</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8">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1170163</wp:posOffset>
            </wp:positionH>
            <wp:positionV relativeFrom="paragraph">
              <wp:posOffset>-37972</wp:posOffset>
            </wp:positionV>
            <wp:extent cx="2551368" cy="998951"/>
            <wp:effectExtent l="0" t="0" r="1905" b="4445"/>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1368" cy="998951"/>
                    </a:xfrm>
                    <a:prstGeom prst="rect">
                      <a:avLst/>
                    </a:prstGeom>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color w:val="AAAAAA"/>
          <w:sz w:val="10"/>
          <w:szCs w:val="10"/>
        </w:rPr>
      </w:pPr>
    </w:p>
    <w:p w:rsidR="00D754EB" w:rsidRDefault="00D754EB">
      <w:pPr>
        <w:spacing w:after="160"/>
        <w:jc w:val="center"/>
        <w:rPr>
          <w:color w:val="AAAAAA"/>
          <w:sz w:val="10"/>
          <w:szCs w:val="10"/>
        </w:rPr>
      </w:pPr>
    </w:p>
    <w:p w:rsidR="00D754EB" w:rsidRPr="00D754EB" w:rsidRDefault="00D754EB">
      <w:pPr>
        <w:spacing w:after="160"/>
        <w:jc w:val="center"/>
        <w:rPr>
          <w:color w:val="AAAAAA"/>
          <w:sz w:val="10"/>
          <w:szCs w:val="10"/>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7C2843" w:rsidRDefault="00000000">
      <w:pPr>
        <w:spacing w:after="160"/>
        <w:jc w:val="center"/>
      </w:pPr>
      <w:r>
        <w:rPr>
          <w:sz w:val="22"/>
          <w:szCs w:val="22"/>
        </w:rPr>
        <w:t>BSc in Bioinformatics — Portail Informatique</w:t>
      </w:r>
    </w:p>
    <w:p w:rsidR="00FD54C8" w:rsidRPr="00FD54C8" w:rsidRDefault="00000000" w:rsidP="00FD54C8">
      <w:pPr>
        <w:spacing w:after="700"/>
        <w:jc w:val="center"/>
        <w:rPr>
          <w:sz w:val="10"/>
          <w:szCs w:val="10"/>
          <w:lang w:val="en-US"/>
        </w:rPr>
      </w:pPr>
      <w:r>
        <w:rPr>
          <w:sz w:val="22"/>
          <w:szCs w:val="22"/>
        </w:rPr>
        <w:t>UE LIFSTAGE — Third Year Internship Report</w:t>
      </w:r>
      <w:r w:rsidR="00FD54C8">
        <w:rPr>
          <w:sz w:val="22"/>
          <w:szCs w:val="22"/>
          <w:lang w:val="en-US"/>
        </w:rPr>
        <w:t xml:space="preserve"> </w:t>
      </w:r>
    </w:p>
    <w:p w:rsidR="00D754EB" w:rsidRPr="00D754EB" w:rsidRDefault="00D754EB">
      <w:pPr>
        <w:spacing w:after="200"/>
        <w:jc w:val="center"/>
        <w:rPr>
          <w:b/>
          <w:bCs/>
          <w:color w:val="000000" w:themeColor="text1"/>
          <w:sz w:val="16"/>
          <w:szCs w:val="16"/>
          <w:lang w:val="en-US"/>
        </w:rPr>
      </w:pPr>
    </w:p>
    <w:p w:rsidR="00E12B20" w:rsidRPr="002E668D" w:rsidRDefault="00B260EE">
      <w:pPr>
        <w:spacing w:after="200"/>
        <w:jc w:val="center"/>
        <w:rPr>
          <w:color w:val="000000" w:themeColor="text1"/>
          <w:lang w:val="en-US"/>
        </w:rPr>
      </w:pPr>
      <w:del w:id="0" w:author="Microsoft Office User" w:date="2026-06-13T08:18:00Z">
        <w:r w:rsidDel="00CC1D19">
          <w:rPr>
            <w:b/>
            <w:bCs/>
            <w:color w:val="000000" w:themeColor="text1"/>
            <w:sz w:val="32"/>
            <w:szCs w:val="32"/>
            <w:lang w:val="en-US"/>
          </w:rPr>
          <w:delText xml:space="preserve">Developing </w:delText>
        </w:r>
      </w:del>
      <w:ins w:id="1" w:author="Microsoft Office User" w:date="2026-06-13T08:18:00Z">
        <w:r w:rsidR="00CC1D19">
          <w:rPr>
            <w:b/>
            <w:bCs/>
            <w:color w:val="000000" w:themeColor="text1"/>
            <w:sz w:val="32"/>
            <w:szCs w:val="32"/>
            <w:lang w:val="en-US"/>
          </w:rPr>
          <w:t>Establishing</w:t>
        </w:r>
        <w:r w:rsidR="00CC1D19">
          <w:rPr>
            <w:b/>
            <w:bCs/>
            <w:color w:val="000000" w:themeColor="text1"/>
            <w:sz w:val="32"/>
            <w:szCs w:val="32"/>
            <w:lang w:val="en-US"/>
          </w:rPr>
          <w:t xml:space="preserve"> </w:t>
        </w:r>
        <w:r w:rsidR="00CC1D19">
          <w:rPr>
            <w:b/>
            <w:bCs/>
            <w:color w:val="000000" w:themeColor="text1"/>
            <w:sz w:val="32"/>
            <w:szCs w:val="32"/>
            <w:lang w:val="en-US"/>
          </w:rPr>
          <w:t xml:space="preserve">a </w:t>
        </w:r>
      </w:ins>
      <w:r w:rsidR="00FD54C8">
        <w:rPr>
          <w:b/>
          <w:bCs/>
          <w:color w:val="000000" w:themeColor="text1"/>
          <w:sz w:val="32"/>
          <w:szCs w:val="32"/>
          <w:lang w:val="en-US"/>
        </w:rPr>
        <w:t>Python</w:t>
      </w:r>
      <w:ins w:id="2" w:author="Microsoft Office User" w:date="2026-06-13T08:19:00Z">
        <w:r w:rsidR="00CC1D19">
          <w:rPr>
            <w:b/>
            <w:bCs/>
            <w:color w:val="000000" w:themeColor="text1"/>
            <w:sz w:val="32"/>
            <w:szCs w:val="32"/>
            <w:lang w:val="en-US"/>
          </w:rPr>
          <w:t>-</w:t>
        </w:r>
      </w:ins>
      <w:del w:id="3" w:author="Microsoft Office User" w:date="2026-06-13T08:19:00Z">
        <w:r w:rsidR="00D754EB" w:rsidDel="00CC1D19">
          <w:rPr>
            <w:b/>
            <w:bCs/>
            <w:color w:val="000000" w:themeColor="text1"/>
            <w:sz w:val="32"/>
            <w:szCs w:val="32"/>
            <w:lang w:val="en-US"/>
          </w:rPr>
          <w:delText xml:space="preserve"> </w:delText>
        </w:r>
      </w:del>
      <w:r>
        <w:rPr>
          <w:b/>
          <w:bCs/>
          <w:color w:val="000000" w:themeColor="text1"/>
          <w:sz w:val="32"/>
          <w:szCs w:val="32"/>
          <w:lang w:val="en-US"/>
        </w:rPr>
        <w:t>based</w:t>
      </w:r>
      <w:r w:rsidR="00FD54C8">
        <w:rPr>
          <w:b/>
          <w:bCs/>
          <w:color w:val="000000" w:themeColor="text1"/>
          <w:sz w:val="32"/>
          <w:szCs w:val="32"/>
          <w:lang w:val="en-US"/>
        </w:rPr>
        <w:t xml:space="preserve"> </w:t>
      </w:r>
      <w:ins w:id="4" w:author="Microsoft Office User" w:date="2026-06-13T08:19:00Z">
        <w:r w:rsidR="00CC1D19">
          <w:rPr>
            <w:b/>
            <w:bCs/>
            <w:color w:val="000000" w:themeColor="text1"/>
            <w:sz w:val="32"/>
            <w:szCs w:val="32"/>
            <w:lang w:val="en-US"/>
          </w:rPr>
          <w:t>P</w:t>
        </w:r>
      </w:ins>
      <w:del w:id="5" w:author="Microsoft Office User" w:date="2026-06-13T08:19:00Z">
        <w:r w:rsidR="00D754EB" w:rsidDel="00CC1D19">
          <w:rPr>
            <w:b/>
            <w:bCs/>
            <w:color w:val="000000" w:themeColor="text1"/>
            <w:sz w:val="32"/>
            <w:szCs w:val="32"/>
            <w:lang w:val="en-US"/>
          </w:rPr>
          <w:delText>p</w:delText>
        </w:r>
      </w:del>
      <w:r w:rsidR="00D754EB">
        <w:rPr>
          <w:b/>
          <w:bCs/>
          <w:color w:val="000000" w:themeColor="text1"/>
          <w:sz w:val="32"/>
          <w:szCs w:val="32"/>
          <w:lang w:val="en-US"/>
        </w:rPr>
        <w:t xml:space="preserve">ipeline </w:t>
      </w:r>
      <w:proofErr w:type="spellStart"/>
      <w:r w:rsidR="00D754EB">
        <w:rPr>
          <w:b/>
          <w:bCs/>
          <w:color w:val="000000" w:themeColor="text1"/>
          <w:sz w:val="32"/>
          <w:szCs w:val="32"/>
          <w:lang w:val="en-US"/>
        </w:rPr>
        <w:t>for</w:t>
      </w:r>
      <w:ins w:id="6" w:author="Microsoft Office User" w:date="2026-06-13T08:19:00Z">
        <w:r w:rsidR="00CC1D19">
          <w:rPr>
            <w:b/>
            <w:bCs/>
            <w:color w:val="000000" w:themeColor="text1"/>
            <w:sz w:val="32"/>
            <w:szCs w:val="32"/>
            <w:lang w:val="en-US"/>
          </w:rPr>
          <w:t>Analyzing</w:t>
        </w:r>
      </w:ins>
      <w:proofErr w:type="spellEnd"/>
      <w:r w:rsidR="00D754EB">
        <w:rPr>
          <w:b/>
          <w:bCs/>
          <w:color w:val="000000" w:themeColor="text1"/>
          <w:sz w:val="32"/>
          <w:szCs w:val="32"/>
          <w:lang w:val="en-US"/>
        </w:rPr>
        <w:t xml:space="preserve"> </w:t>
      </w:r>
      <w:ins w:id="7" w:author="Microsoft Office User" w:date="2026-06-13T08:19:00Z">
        <w:r w:rsidR="00CC1D19">
          <w:rPr>
            <w:b/>
            <w:bCs/>
            <w:color w:val="000000" w:themeColor="text1"/>
            <w:sz w:val="32"/>
            <w:szCs w:val="32"/>
            <w:lang w:val="en-US"/>
          </w:rPr>
          <w:br/>
        </w:r>
      </w:ins>
      <w:r>
        <w:rPr>
          <w:b/>
          <w:bCs/>
          <w:color w:val="000000" w:themeColor="text1"/>
          <w:sz w:val="32"/>
          <w:szCs w:val="32"/>
        </w:rPr>
        <w:t xml:space="preserve">Alternative Splicing </w:t>
      </w:r>
      <w:del w:id="8" w:author="Microsoft Office User" w:date="2026-06-13T08:19:00Z">
        <w:r w:rsidDel="00CC1D19">
          <w:rPr>
            <w:b/>
            <w:bCs/>
            <w:color w:val="000000" w:themeColor="text1"/>
            <w:sz w:val="32"/>
            <w:szCs w:val="32"/>
          </w:rPr>
          <w:delText>Analysis of</w:delText>
        </w:r>
      </w:del>
      <w:proofErr w:type="gramStart"/>
      <w:ins w:id="9" w:author="Microsoft Office User" w:date="2026-06-13T08:19:00Z">
        <w:r w:rsidR="00CC1D19">
          <w:rPr>
            <w:b/>
            <w:bCs/>
            <w:color w:val="000000" w:themeColor="text1"/>
            <w:sz w:val="32"/>
            <w:szCs w:val="32"/>
            <w:lang w:val="en-US"/>
          </w:rPr>
          <w:t xml:space="preserve">in </w:t>
        </w:r>
      </w:ins>
      <w:r>
        <w:rPr>
          <w:b/>
          <w:bCs/>
          <w:color w:val="000000" w:themeColor="text1"/>
          <w:sz w:val="32"/>
          <w:szCs w:val="32"/>
        </w:rPr>
        <w:t xml:space="preserve"> </w:t>
      </w:r>
      <w:ins w:id="10" w:author="Microsoft Office User" w:date="2026-06-13T08:18:00Z">
        <w:r w:rsidR="00CC1D19">
          <w:rPr>
            <w:b/>
            <w:bCs/>
            <w:color w:val="000000" w:themeColor="text1"/>
            <w:sz w:val="32"/>
            <w:szCs w:val="32"/>
            <w:lang w:val="en-US"/>
          </w:rPr>
          <w:t>Murine</w:t>
        </w:r>
        <w:proofErr w:type="gramEnd"/>
        <w:r w:rsidR="00CC1D19">
          <w:rPr>
            <w:b/>
            <w:bCs/>
            <w:color w:val="000000" w:themeColor="text1"/>
            <w:sz w:val="32"/>
            <w:szCs w:val="32"/>
            <w:lang w:val="en-US"/>
          </w:rPr>
          <w:t xml:space="preserve"> Circadian </w:t>
        </w:r>
      </w:ins>
      <w:del w:id="11" w:author="Microsoft Office User" w:date="2026-06-13T08:18:00Z">
        <w:r w:rsidR="002E668D" w:rsidDel="00CC1D19">
          <w:rPr>
            <w:b/>
            <w:bCs/>
            <w:color w:val="000000" w:themeColor="text1"/>
            <w:sz w:val="32"/>
            <w:szCs w:val="32"/>
            <w:lang w:val="en-US"/>
          </w:rPr>
          <w:delText>Mouse</w:delText>
        </w:r>
        <w:r w:rsidDel="00CC1D19">
          <w:rPr>
            <w:b/>
            <w:bCs/>
            <w:color w:val="000000" w:themeColor="text1"/>
            <w:sz w:val="32"/>
            <w:szCs w:val="32"/>
          </w:rPr>
          <w:delText xml:space="preserve"> </w:delText>
        </w:r>
      </w:del>
      <w:r>
        <w:rPr>
          <w:b/>
          <w:bCs/>
          <w:color w:val="000000" w:themeColor="text1"/>
          <w:sz w:val="32"/>
          <w:szCs w:val="32"/>
        </w:rPr>
        <w:t>Transcriptome</w:t>
      </w:r>
      <w:ins w:id="12" w:author="Microsoft Office User" w:date="2026-06-13T08:18:00Z">
        <w:r w:rsidR="00CC1D19">
          <w:rPr>
            <w:b/>
            <w:bCs/>
            <w:color w:val="000000" w:themeColor="text1"/>
            <w:sz w:val="32"/>
            <w:szCs w:val="32"/>
            <w:lang w:val="en-US"/>
          </w:rPr>
          <w:t>s</w:t>
        </w:r>
      </w:ins>
      <w:r w:rsidR="002E668D">
        <w:rPr>
          <w:b/>
          <w:bCs/>
          <w:color w:val="000000" w:themeColor="text1"/>
          <w:sz w:val="32"/>
          <w:szCs w:val="32"/>
          <w:lang w:val="en-US"/>
        </w:rPr>
        <w:t xml:space="preserve"> </w:t>
      </w:r>
      <w:del w:id="13" w:author="Microsoft Office User" w:date="2026-06-13T08:18:00Z">
        <w:r w:rsidR="002E668D" w:rsidDel="00CC1D19">
          <w:rPr>
            <w:b/>
            <w:bCs/>
            <w:color w:val="000000" w:themeColor="text1"/>
            <w:sz w:val="32"/>
            <w:szCs w:val="32"/>
            <w:lang w:val="en-US"/>
          </w:rPr>
          <w:delText xml:space="preserve">in </w:delText>
        </w:r>
        <w:r w:rsidR="002E668D" w:rsidDel="00CC1D19">
          <w:rPr>
            <w:b/>
            <w:bCs/>
            <w:color w:val="000000" w:themeColor="text1"/>
            <w:sz w:val="32"/>
            <w:szCs w:val="32"/>
          </w:rPr>
          <w:delText>Circadian</w:delText>
        </w:r>
        <w:r w:rsidR="002E668D" w:rsidDel="00CC1D19">
          <w:rPr>
            <w:b/>
            <w:bCs/>
            <w:color w:val="000000" w:themeColor="text1"/>
            <w:sz w:val="32"/>
            <w:szCs w:val="32"/>
            <w:lang w:val="en-US"/>
          </w:rPr>
          <w:delText xml:space="preserve"> Context</w:delText>
        </w:r>
      </w:del>
    </w:p>
    <w:p w:rsidR="00FD54C8" w:rsidRDefault="00FD54C8">
      <w:pPr>
        <w:spacing w:after="160"/>
        <w:jc w:val="center"/>
        <w:rPr>
          <w:i/>
          <w:iCs/>
          <w:color w:val="555555"/>
          <w:sz w:val="22"/>
          <w:szCs w:val="22"/>
        </w:rPr>
      </w:pPr>
    </w:p>
    <w:p w:rsidR="00FD54C8" w:rsidRDefault="00FD54C8">
      <w:pPr>
        <w:spacing w:after="160"/>
        <w:jc w:val="center"/>
        <w:rPr>
          <w:i/>
          <w:iCs/>
          <w:color w:val="555555"/>
          <w:sz w:val="22"/>
          <w:szCs w:val="22"/>
        </w:rPr>
      </w:pPr>
    </w:p>
    <w:p w:rsidR="00E12B20" w:rsidRPr="007C2843" w:rsidRDefault="00000000">
      <w:pPr>
        <w:spacing w:after="160"/>
        <w:jc w:val="center"/>
      </w:pPr>
      <w:r>
        <w:rPr>
          <w:b/>
          <w:bCs/>
          <w:sz w:val="22"/>
          <w:szCs w:val="22"/>
        </w:rPr>
        <w:t>Student:</w:t>
      </w:r>
    </w:p>
    <w:p w:rsidR="00E12B20" w:rsidRPr="00330645" w:rsidRDefault="00000000">
      <w:pPr>
        <w:spacing w:after="160"/>
        <w:jc w:val="center"/>
        <w:rPr>
          <w:color w:val="000000" w:themeColor="text1"/>
        </w:rPr>
      </w:pPr>
      <w:r>
        <w:rPr>
          <w:b/>
          <w:bCs/>
          <w:color w:val="000000" w:themeColor="text1"/>
          <w:sz w:val="28"/>
          <w:szCs w:val="28"/>
        </w:rPr>
        <w:t>Gricey Rangel Trejo</w:t>
      </w:r>
    </w:p>
    <w:p w:rsidR="00E12B20" w:rsidRPr="007C2843" w:rsidRDefault="00000000">
      <w:pPr>
        <w:spacing w:after="500"/>
        <w:jc w:val="center"/>
      </w:pPr>
      <w:r>
        <w:rPr>
          <w:sz w:val="22"/>
          <w:szCs w:val="22"/>
        </w:rPr>
        <w:t>BSc in Bioinformatics, 3rd year</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pPr>
        <w:spacing w:after="160"/>
        <w:jc w:val="center"/>
      </w:pPr>
      <w:r>
        <w:rPr>
          <w:sz w:val="22"/>
          <w:szCs w:val="22"/>
        </w:rPr>
        <w:t>Internship supervisor:</w:t>
      </w:r>
    </w:p>
    <w:p w:rsidR="00E12B20" w:rsidRPr="007C2843" w:rsidRDefault="00000000">
      <w:pPr>
        <w:spacing w:after="160"/>
        <w:jc w:val="center"/>
      </w:pPr>
      <w:r>
        <w:rPr>
          <w:b/>
          <w:bCs/>
          <w:sz w:val="22"/>
          <w:szCs w:val="22"/>
        </w:rPr>
        <w:t>Dr. Kiran Padmanabhan</w:t>
      </w:r>
    </w:p>
    <w:p w:rsidR="00E12B20" w:rsidRDefault="00000000">
      <w:pPr>
        <w:spacing w:after="500"/>
        <w:jc w:val="center"/>
        <w:rPr>
          <w:ins w:id="14" w:author="Microsoft Office User" w:date="2026-06-13T08:19:00Z"/>
          <w:sz w:val="22"/>
          <w:szCs w:val="22"/>
        </w:rPr>
      </w:pPr>
      <w:r>
        <w:rPr>
          <w:sz w:val="22"/>
          <w:szCs w:val="22"/>
        </w:rPr>
        <w:t>Research Director and Group Leader, IGFL / Directeur de Recherche, INSERM</w:t>
      </w:r>
    </w:p>
    <w:p w:rsidR="00CC1D19" w:rsidRPr="00CC1D19" w:rsidRDefault="00CC1D19">
      <w:pPr>
        <w:spacing w:after="500"/>
        <w:jc w:val="center"/>
        <w:rPr>
          <w:lang w:val="en-US"/>
          <w:rPrChange w:id="15" w:author="Microsoft Office User" w:date="2026-06-13T08:19:00Z">
            <w:rPr/>
          </w:rPrChange>
        </w:rPr>
      </w:pPr>
      <w:ins w:id="16" w:author="Microsoft Office User" w:date="2026-06-13T08:19:00Z">
        <w:r>
          <w:rPr>
            <w:sz w:val="22"/>
            <w:szCs w:val="22"/>
            <w:lang w:val="en-US"/>
          </w:rPr>
          <w:t xml:space="preserve">Co-supervisor? </w:t>
        </w:r>
        <w:proofErr w:type="spellStart"/>
        <w:proofErr w:type="gramStart"/>
        <w:r>
          <w:rPr>
            <w:sz w:val="22"/>
            <w:szCs w:val="22"/>
            <w:lang w:val="en-US"/>
          </w:rPr>
          <w:t>Khushi..</w:t>
        </w:r>
        <w:proofErr w:type="gramEnd"/>
        <w:r>
          <w:rPr>
            <w:sz w:val="22"/>
            <w:szCs w:val="22"/>
            <w:lang w:val="en-US"/>
          </w:rPr>
          <w:t>if</w:t>
        </w:r>
        <w:proofErr w:type="spellEnd"/>
        <w:r>
          <w:rPr>
            <w:sz w:val="22"/>
            <w:szCs w:val="22"/>
            <w:lang w:val="en-US"/>
          </w:rPr>
          <w:t xml:space="preserve"> possible</w:t>
        </w:r>
      </w:ins>
    </w:p>
    <w:p w:rsidR="00E12B20" w:rsidRPr="007C2843" w:rsidRDefault="00000000">
      <w:pPr>
        <w:spacing w:after="160"/>
        <w:jc w:val="center"/>
      </w:pPr>
      <w:r>
        <w:rPr>
          <w:sz w:val="22"/>
          <w:szCs w:val="22"/>
        </w:rPr>
        <w:t>Academic tutor:</w:t>
      </w:r>
    </w:p>
    <w:p w:rsidR="00E12B20" w:rsidRPr="007C2843" w:rsidRDefault="00000000">
      <w:pPr>
        <w:spacing w:after="160"/>
        <w:jc w:val="center"/>
      </w:pPr>
      <w:r>
        <w:rPr>
          <w:b/>
          <w:bCs/>
          <w:sz w:val="22"/>
          <w:szCs w:val="22"/>
        </w:rPr>
        <w:t>M. Alexandre Meyer</w:t>
      </w:r>
    </w:p>
    <w:p w:rsidR="00E12B20" w:rsidRPr="007C2843" w:rsidRDefault="00000000">
      <w:pPr>
        <w:spacing w:after="700"/>
        <w:jc w:val="center"/>
      </w:pPr>
      <w:r>
        <w:rPr>
          <w:sz w:val="22"/>
          <w:szCs w:val="22"/>
        </w:rPr>
        <w:t>Universite Claude Bernard Lyon 1</w:t>
      </w:r>
    </w:p>
    <w:p w:rsidR="00E12B20" w:rsidRPr="007C2843" w:rsidRDefault="00000000">
      <w:pPr>
        <w:spacing w:after="160"/>
        <w:jc w:val="center"/>
      </w:pPr>
      <w:r>
        <w:rPr>
          <w:color w:val="555555"/>
          <w:sz w:val="22"/>
          <w:szCs w:val="22"/>
        </w:rPr>
        <w:t>Academic year 2025-2026</w:t>
      </w:r>
    </w:p>
    <w:p w:rsidR="001523E8" w:rsidRDefault="00000000" w:rsidP="001523E8">
      <w:r>
        <w:lastRenderedPageBreak/>
        <w:br w:type="page"/>
      </w:r>
    </w:p>
    <w:p w:rsidR="00C74B2B" w:rsidRDefault="001523E8">
      <w:pPr>
        <w:pStyle w:val="TOC1"/>
        <w:tabs>
          <w:tab w:val="right" w:leader="dot" w:pos="9016"/>
        </w:tabs>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lastRenderedPageBreak/>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176549" w:history="1">
        <w:r w:rsidR="00C74B2B" w:rsidRPr="00996C87">
          <w:rPr>
            <w:rStyle w:val="Hyperlink"/>
            <w:noProof/>
            <w:lang w:val="en-US"/>
          </w:rPr>
          <w:t>1. Problem Statement and Objectives</w:t>
        </w:r>
        <w:r w:rsidR="00C74B2B">
          <w:rPr>
            <w:noProof/>
            <w:webHidden/>
          </w:rPr>
          <w:tab/>
        </w:r>
        <w:r w:rsidR="00C74B2B">
          <w:rPr>
            <w:noProof/>
            <w:webHidden/>
          </w:rPr>
          <w:fldChar w:fldCharType="begin"/>
        </w:r>
        <w:r w:rsidR="00C74B2B">
          <w:rPr>
            <w:noProof/>
            <w:webHidden/>
          </w:rPr>
          <w:instrText xml:space="preserve"> PAGEREF _Toc232176549 \h </w:instrText>
        </w:r>
        <w:r w:rsidR="00C74B2B">
          <w:rPr>
            <w:noProof/>
            <w:webHidden/>
          </w:rPr>
        </w:r>
        <w:r w:rsidR="00C74B2B">
          <w:rPr>
            <w:noProof/>
            <w:webHidden/>
          </w:rPr>
          <w:fldChar w:fldCharType="separate"/>
        </w:r>
        <w:r w:rsidR="00C74B2B">
          <w:rPr>
            <w:noProof/>
            <w:webHidden/>
          </w:rPr>
          <w:t>3</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0" w:history="1">
        <w:r w:rsidR="00C74B2B" w:rsidRPr="00996C87">
          <w:rPr>
            <w:rStyle w:val="Hyperlink"/>
            <w:noProof/>
            <w:lang w:val="en-US"/>
          </w:rPr>
          <w:t xml:space="preserve">2. Internship Conditions, </w:t>
        </w:r>
        <w:r w:rsidR="00C74B2B" w:rsidRPr="00996C87">
          <w:rPr>
            <w:rStyle w:val="Hyperlink"/>
            <w:noProof/>
          </w:rPr>
          <w:t>Host Institution</w:t>
        </w:r>
        <w:r w:rsidR="00C74B2B" w:rsidRPr="00996C87">
          <w:rPr>
            <w:rStyle w:val="Hyperlink"/>
            <w:noProof/>
            <w:lang w:val="en-US"/>
          </w:rPr>
          <w:t>,</w:t>
        </w:r>
        <w:r w:rsidR="00C74B2B" w:rsidRPr="00996C87">
          <w:rPr>
            <w:rStyle w:val="Hyperlink"/>
            <w:noProof/>
          </w:rPr>
          <w:t xml:space="preserve"> and Research Team</w:t>
        </w:r>
        <w:r w:rsidR="00C74B2B">
          <w:rPr>
            <w:noProof/>
            <w:webHidden/>
          </w:rPr>
          <w:tab/>
        </w:r>
        <w:r w:rsidR="00C74B2B">
          <w:rPr>
            <w:noProof/>
            <w:webHidden/>
          </w:rPr>
          <w:fldChar w:fldCharType="begin"/>
        </w:r>
        <w:r w:rsidR="00C74B2B">
          <w:rPr>
            <w:noProof/>
            <w:webHidden/>
          </w:rPr>
          <w:instrText xml:space="preserve"> PAGEREF _Toc232176550 \h </w:instrText>
        </w:r>
        <w:r w:rsidR="00C74B2B">
          <w:rPr>
            <w:noProof/>
            <w:webHidden/>
          </w:rPr>
        </w:r>
        <w:r w:rsidR="00C74B2B">
          <w:rPr>
            <w:noProof/>
            <w:webHidden/>
          </w:rPr>
          <w:fldChar w:fldCharType="separate"/>
        </w:r>
        <w:r w:rsidR="00C74B2B">
          <w:rPr>
            <w:noProof/>
            <w:webHidden/>
          </w:rPr>
          <w:t>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1" w:history="1">
        <w:r w:rsidR="00C74B2B" w:rsidRPr="00996C87">
          <w:rPr>
            <w:rStyle w:val="Hyperlink"/>
            <w:noProof/>
            <w:lang w:val="fr-FR"/>
          </w:rPr>
          <w:t>2</w:t>
        </w:r>
        <w:r w:rsidR="00C74B2B" w:rsidRPr="00996C87">
          <w:rPr>
            <w:rStyle w:val="Hyperlink"/>
            <w:noProof/>
          </w:rPr>
          <w:t>.1 Institut de Genomique Fonctionnelle de Lyon (IGFL)</w:t>
        </w:r>
        <w:r w:rsidR="00C74B2B">
          <w:rPr>
            <w:noProof/>
            <w:webHidden/>
          </w:rPr>
          <w:tab/>
        </w:r>
        <w:r w:rsidR="00C74B2B">
          <w:rPr>
            <w:noProof/>
            <w:webHidden/>
          </w:rPr>
          <w:fldChar w:fldCharType="begin"/>
        </w:r>
        <w:r w:rsidR="00C74B2B">
          <w:rPr>
            <w:noProof/>
            <w:webHidden/>
          </w:rPr>
          <w:instrText xml:space="preserve"> PAGEREF _Toc232176551 \h </w:instrText>
        </w:r>
        <w:r w:rsidR="00C74B2B">
          <w:rPr>
            <w:noProof/>
            <w:webHidden/>
          </w:rPr>
        </w:r>
        <w:r w:rsidR="00C74B2B">
          <w:rPr>
            <w:noProof/>
            <w:webHidden/>
          </w:rPr>
          <w:fldChar w:fldCharType="separate"/>
        </w:r>
        <w:r w:rsidR="00C74B2B">
          <w:rPr>
            <w:noProof/>
            <w:webHidden/>
          </w:rPr>
          <w:t>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2" w:history="1">
        <w:r w:rsidR="00C74B2B" w:rsidRPr="00996C87">
          <w:rPr>
            <w:rStyle w:val="Hyperlink"/>
            <w:noProof/>
            <w:lang w:val="en-US"/>
          </w:rPr>
          <w:t>2</w:t>
        </w:r>
        <w:r w:rsidR="00C74B2B" w:rsidRPr="00996C87">
          <w:rPr>
            <w:rStyle w:val="Hyperlink"/>
            <w:noProof/>
          </w:rPr>
          <w:t>.2 The Padmanabhan Research Group</w:t>
        </w:r>
        <w:r w:rsidR="00C74B2B">
          <w:rPr>
            <w:noProof/>
            <w:webHidden/>
          </w:rPr>
          <w:tab/>
        </w:r>
        <w:r w:rsidR="00C74B2B">
          <w:rPr>
            <w:noProof/>
            <w:webHidden/>
          </w:rPr>
          <w:fldChar w:fldCharType="begin"/>
        </w:r>
        <w:r w:rsidR="00C74B2B">
          <w:rPr>
            <w:noProof/>
            <w:webHidden/>
          </w:rPr>
          <w:instrText xml:space="preserve"> PAGEREF _Toc232176552 \h </w:instrText>
        </w:r>
        <w:r w:rsidR="00C74B2B">
          <w:rPr>
            <w:noProof/>
            <w:webHidden/>
          </w:rPr>
        </w:r>
        <w:r w:rsidR="00C74B2B">
          <w:rPr>
            <w:noProof/>
            <w:webHidden/>
          </w:rPr>
          <w:fldChar w:fldCharType="separate"/>
        </w:r>
        <w:r w:rsidR="00C74B2B">
          <w:rPr>
            <w:noProof/>
            <w:webHidden/>
          </w:rPr>
          <w:t>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3" w:history="1">
        <w:r w:rsidR="00C74B2B" w:rsidRPr="00996C87">
          <w:rPr>
            <w:rStyle w:val="Hyperlink"/>
            <w:noProof/>
            <w:lang w:val="en-US"/>
          </w:rPr>
          <w:t>2</w:t>
        </w:r>
        <w:r w:rsidR="00C74B2B" w:rsidRPr="00996C87">
          <w:rPr>
            <w:rStyle w:val="Hyperlink"/>
            <w:noProof/>
          </w:rPr>
          <w:t xml:space="preserve">.3 </w:t>
        </w:r>
        <w:r w:rsidR="00C74B2B" w:rsidRPr="00996C87">
          <w:rPr>
            <w:rStyle w:val="Hyperlink"/>
            <w:noProof/>
            <w:lang w:val="en-US"/>
          </w:rPr>
          <w:t>Internship Conditions and Team</w:t>
        </w:r>
        <w:r w:rsidR="00C74B2B">
          <w:rPr>
            <w:noProof/>
            <w:webHidden/>
          </w:rPr>
          <w:tab/>
        </w:r>
        <w:r w:rsidR="00C74B2B">
          <w:rPr>
            <w:noProof/>
            <w:webHidden/>
          </w:rPr>
          <w:fldChar w:fldCharType="begin"/>
        </w:r>
        <w:r w:rsidR="00C74B2B">
          <w:rPr>
            <w:noProof/>
            <w:webHidden/>
          </w:rPr>
          <w:instrText xml:space="preserve"> PAGEREF _Toc232176553 \h </w:instrText>
        </w:r>
        <w:r w:rsidR="00C74B2B">
          <w:rPr>
            <w:noProof/>
            <w:webHidden/>
          </w:rPr>
        </w:r>
        <w:r w:rsidR="00C74B2B">
          <w:rPr>
            <w:noProof/>
            <w:webHidden/>
          </w:rPr>
          <w:fldChar w:fldCharType="separate"/>
        </w:r>
        <w:r w:rsidR="00C74B2B">
          <w:rPr>
            <w:noProof/>
            <w:webHidden/>
          </w:rPr>
          <w:t>4</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4" w:history="1">
        <w:r w:rsidR="00C74B2B" w:rsidRPr="00996C87">
          <w:rPr>
            <w:rStyle w:val="Hyperlink"/>
            <w:noProof/>
            <w:lang w:val="en-US"/>
          </w:rPr>
          <w:t>3</w:t>
        </w:r>
        <w:r w:rsidR="00C74B2B" w:rsidRPr="00996C87">
          <w:rPr>
            <w:rStyle w:val="Hyperlink"/>
            <w:noProof/>
          </w:rPr>
          <w:t>. Scientific and Technical Background</w:t>
        </w:r>
        <w:r w:rsidR="00C74B2B">
          <w:rPr>
            <w:noProof/>
            <w:webHidden/>
          </w:rPr>
          <w:tab/>
        </w:r>
        <w:r w:rsidR="00C74B2B">
          <w:rPr>
            <w:noProof/>
            <w:webHidden/>
          </w:rPr>
          <w:fldChar w:fldCharType="begin"/>
        </w:r>
        <w:r w:rsidR="00C74B2B">
          <w:rPr>
            <w:noProof/>
            <w:webHidden/>
          </w:rPr>
          <w:instrText xml:space="preserve"> PAGEREF _Toc232176554 \h </w:instrText>
        </w:r>
        <w:r w:rsidR="00C74B2B">
          <w:rPr>
            <w:noProof/>
            <w:webHidden/>
          </w:rPr>
        </w:r>
        <w:r w:rsidR="00C74B2B">
          <w:rPr>
            <w:noProof/>
            <w:webHidden/>
          </w:rPr>
          <w:fldChar w:fldCharType="separate"/>
        </w:r>
        <w:r w:rsidR="00C74B2B">
          <w:rPr>
            <w:noProof/>
            <w:webHidden/>
          </w:rPr>
          <w:t>4</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5" w:history="1">
        <w:r w:rsidR="00C74B2B" w:rsidRPr="00996C87">
          <w:rPr>
            <w:rStyle w:val="Hyperlink"/>
            <w:noProof/>
            <w:lang w:val="en-US"/>
          </w:rPr>
          <w:t>3</w:t>
        </w:r>
        <w:r w:rsidR="00C74B2B" w:rsidRPr="00996C87">
          <w:rPr>
            <w:rStyle w:val="Hyperlink"/>
            <w:noProof/>
          </w:rPr>
          <w:t xml:space="preserve">.1 </w:t>
        </w:r>
        <w:r w:rsidR="00C74B2B" w:rsidRPr="00996C87">
          <w:rPr>
            <w:rStyle w:val="Hyperlink"/>
            <w:noProof/>
            <w:lang w:val="en-US"/>
          </w:rPr>
          <w:t>Splicing basics and SUPPA event types</w:t>
        </w:r>
        <w:r w:rsidR="00C74B2B">
          <w:rPr>
            <w:noProof/>
            <w:webHidden/>
          </w:rPr>
          <w:tab/>
        </w:r>
        <w:r w:rsidR="00C74B2B">
          <w:rPr>
            <w:noProof/>
            <w:webHidden/>
          </w:rPr>
          <w:fldChar w:fldCharType="begin"/>
        </w:r>
        <w:r w:rsidR="00C74B2B">
          <w:rPr>
            <w:noProof/>
            <w:webHidden/>
          </w:rPr>
          <w:instrText xml:space="preserve"> PAGEREF _Toc232176555 \h </w:instrText>
        </w:r>
        <w:r w:rsidR="00C74B2B">
          <w:rPr>
            <w:noProof/>
            <w:webHidden/>
          </w:rPr>
        </w:r>
        <w:r w:rsidR="00C74B2B">
          <w:rPr>
            <w:noProof/>
            <w:webHidden/>
          </w:rPr>
          <w:fldChar w:fldCharType="separate"/>
        </w:r>
        <w:r w:rsidR="00C74B2B">
          <w:rPr>
            <w:noProof/>
            <w:webHidden/>
          </w:rPr>
          <w:t>4</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6" w:history="1">
        <w:r w:rsidR="00C74B2B" w:rsidRPr="00996C87">
          <w:rPr>
            <w:rStyle w:val="Hyperlink"/>
            <w:noProof/>
            <w:lang w:val="en-US"/>
          </w:rPr>
          <w:t>3</w:t>
        </w:r>
        <w:r w:rsidR="00C74B2B" w:rsidRPr="00996C87">
          <w:rPr>
            <w:rStyle w:val="Hyperlink"/>
            <w:noProof/>
          </w:rPr>
          <w:t>.</w:t>
        </w:r>
        <w:r w:rsidR="00C74B2B" w:rsidRPr="00996C87">
          <w:rPr>
            <w:rStyle w:val="Hyperlink"/>
            <w:noProof/>
            <w:lang w:val="en-US"/>
          </w:rPr>
          <w:t>2</w:t>
        </w:r>
        <w:r w:rsidR="00C74B2B" w:rsidRPr="00996C87">
          <w:rPr>
            <w:rStyle w:val="Hyperlink"/>
            <w:noProof/>
          </w:rPr>
          <w:t xml:space="preserve"> Key tools</w:t>
        </w:r>
        <w:r w:rsidR="00C74B2B">
          <w:rPr>
            <w:noProof/>
            <w:webHidden/>
          </w:rPr>
          <w:tab/>
        </w:r>
        <w:r w:rsidR="00C74B2B">
          <w:rPr>
            <w:noProof/>
            <w:webHidden/>
          </w:rPr>
          <w:fldChar w:fldCharType="begin"/>
        </w:r>
        <w:r w:rsidR="00C74B2B">
          <w:rPr>
            <w:noProof/>
            <w:webHidden/>
          </w:rPr>
          <w:instrText xml:space="preserve"> PAGEREF _Toc232176556 \h </w:instrText>
        </w:r>
        <w:r w:rsidR="00C74B2B">
          <w:rPr>
            <w:noProof/>
            <w:webHidden/>
          </w:rPr>
        </w:r>
        <w:r w:rsidR="00C74B2B">
          <w:rPr>
            <w:noProof/>
            <w:webHidden/>
          </w:rPr>
          <w:fldChar w:fldCharType="separate"/>
        </w:r>
        <w:r w:rsidR="00C74B2B">
          <w:rPr>
            <w:noProof/>
            <w:webHidden/>
          </w:rPr>
          <w:t>6</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7" w:history="1">
        <w:r w:rsidR="00C74B2B" w:rsidRPr="00996C87">
          <w:rPr>
            <w:rStyle w:val="Hyperlink"/>
            <w:noProof/>
            <w:lang w:val="en-US"/>
          </w:rPr>
          <w:t>3</w:t>
        </w:r>
        <w:r w:rsidR="00C74B2B" w:rsidRPr="00996C87">
          <w:rPr>
            <w:rStyle w:val="Hyperlink"/>
            <w:noProof/>
          </w:rPr>
          <w:t>.3 Two sequencing technologies: Nanopore and Illumina</w:t>
        </w:r>
        <w:r w:rsidR="00C74B2B">
          <w:rPr>
            <w:noProof/>
            <w:webHidden/>
          </w:rPr>
          <w:tab/>
        </w:r>
        <w:r w:rsidR="00C74B2B">
          <w:rPr>
            <w:noProof/>
            <w:webHidden/>
          </w:rPr>
          <w:fldChar w:fldCharType="begin"/>
        </w:r>
        <w:r w:rsidR="00C74B2B">
          <w:rPr>
            <w:noProof/>
            <w:webHidden/>
          </w:rPr>
          <w:instrText xml:space="preserve"> PAGEREF _Toc232176557 \h </w:instrText>
        </w:r>
        <w:r w:rsidR="00C74B2B">
          <w:rPr>
            <w:noProof/>
            <w:webHidden/>
          </w:rPr>
        </w:r>
        <w:r w:rsidR="00C74B2B">
          <w:rPr>
            <w:noProof/>
            <w:webHidden/>
          </w:rPr>
          <w:fldChar w:fldCharType="separate"/>
        </w:r>
        <w:r w:rsidR="00C74B2B">
          <w:rPr>
            <w:noProof/>
            <w:webHidden/>
          </w:rPr>
          <w:t>6</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8" w:history="1">
        <w:r w:rsidR="00C74B2B" w:rsidRPr="00996C87">
          <w:rPr>
            <w:rStyle w:val="Hyperlink"/>
            <w:noProof/>
            <w:lang w:val="en-US"/>
          </w:rPr>
          <w:t>4</w:t>
        </w:r>
        <w:r w:rsidR="00C74B2B" w:rsidRPr="00996C87">
          <w:rPr>
            <w:rStyle w:val="Hyperlink"/>
            <w:noProof/>
          </w:rPr>
          <w:t xml:space="preserve">. </w:t>
        </w:r>
        <w:r w:rsidR="00C74B2B" w:rsidRPr="00996C87">
          <w:rPr>
            <w:rStyle w:val="Hyperlink"/>
            <w:noProof/>
            <w:lang w:val="en-US"/>
          </w:rPr>
          <w:t>Research Work and Results</w:t>
        </w:r>
        <w:r w:rsidR="00C74B2B">
          <w:rPr>
            <w:noProof/>
            <w:webHidden/>
          </w:rPr>
          <w:tab/>
        </w:r>
        <w:r w:rsidR="00C74B2B">
          <w:rPr>
            <w:noProof/>
            <w:webHidden/>
          </w:rPr>
          <w:fldChar w:fldCharType="begin"/>
        </w:r>
        <w:r w:rsidR="00C74B2B">
          <w:rPr>
            <w:noProof/>
            <w:webHidden/>
          </w:rPr>
          <w:instrText xml:space="preserve"> PAGEREF _Toc232176558 \h </w:instrText>
        </w:r>
        <w:r w:rsidR="00C74B2B">
          <w:rPr>
            <w:noProof/>
            <w:webHidden/>
          </w:rPr>
        </w:r>
        <w:r w:rsidR="00C74B2B">
          <w:rPr>
            <w:noProof/>
            <w:webHidden/>
          </w:rPr>
          <w:fldChar w:fldCharType="separate"/>
        </w:r>
        <w:r w:rsidR="00C74B2B">
          <w:rPr>
            <w:noProof/>
            <w:webHidden/>
          </w:rPr>
          <w:t>7</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59" w:history="1">
        <w:r w:rsidR="00C74B2B" w:rsidRPr="00996C87">
          <w:rPr>
            <w:rStyle w:val="Hyperlink"/>
            <w:noProof/>
            <w:lang w:val="en-US"/>
          </w:rPr>
          <w:t>4</w:t>
        </w:r>
        <w:r w:rsidR="00C74B2B" w:rsidRPr="00996C87">
          <w:rPr>
            <w:rStyle w:val="Hyperlink"/>
            <w:noProof/>
          </w:rPr>
          <w:t>.1 Software and tools</w:t>
        </w:r>
        <w:r w:rsidR="00C74B2B">
          <w:rPr>
            <w:noProof/>
            <w:webHidden/>
          </w:rPr>
          <w:tab/>
        </w:r>
        <w:r w:rsidR="00C74B2B">
          <w:rPr>
            <w:noProof/>
            <w:webHidden/>
          </w:rPr>
          <w:fldChar w:fldCharType="begin"/>
        </w:r>
        <w:r w:rsidR="00C74B2B">
          <w:rPr>
            <w:noProof/>
            <w:webHidden/>
          </w:rPr>
          <w:instrText xml:space="preserve"> PAGEREF _Toc232176559 \h </w:instrText>
        </w:r>
        <w:r w:rsidR="00C74B2B">
          <w:rPr>
            <w:noProof/>
            <w:webHidden/>
          </w:rPr>
        </w:r>
        <w:r w:rsidR="00C74B2B">
          <w:rPr>
            <w:noProof/>
            <w:webHidden/>
          </w:rPr>
          <w:fldChar w:fldCharType="separate"/>
        </w:r>
        <w:r w:rsidR="00C74B2B">
          <w:rPr>
            <w:noProof/>
            <w:webHidden/>
          </w:rPr>
          <w:t>7</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60" w:history="1">
        <w:r w:rsidR="00C74B2B" w:rsidRPr="00996C87">
          <w:rPr>
            <w:rStyle w:val="Hyperlink"/>
            <w:noProof/>
            <w:lang w:val="en-US"/>
          </w:rPr>
          <w:t>4</w:t>
        </w:r>
        <w:r w:rsidR="00C74B2B" w:rsidRPr="00996C87">
          <w:rPr>
            <w:rStyle w:val="Hyperlink"/>
            <w:noProof/>
          </w:rPr>
          <w:t>.2 Repository structure</w:t>
        </w:r>
        <w:r w:rsidR="00C74B2B" w:rsidRPr="00996C87">
          <w:rPr>
            <w:rStyle w:val="Hyperlink"/>
            <w:noProof/>
            <w:lang w:val="en-US"/>
          </w:rPr>
          <w:t xml:space="preserve"> and w</w:t>
        </w:r>
        <w:r w:rsidR="00C74B2B" w:rsidRPr="00996C87">
          <w:rPr>
            <w:rStyle w:val="Hyperlink"/>
            <w:noProof/>
          </w:rPr>
          <w:t xml:space="preserve">orkflow </w:t>
        </w:r>
        <w:r w:rsidR="00C74B2B" w:rsidRPr="00996C87">
          <w:rPr>
            <w:rStyle w:val="Hyperlink"/>
            <w:noProof/>
            <w:lang w:val="en-US"/>
          </w:rPr>
          <w:t>o</w:t>
        </w:r>
        <w:r w:rsidR="00C74B2B" w:rsidRPr="00996C87">
          <w:rPr>
            <w:rStyle w:val="Hyperlink"/>
            <w:noProof/>
          </w:rPr>
          <w:t>verview</w:t>
        </w:r>
        <w:r w:rsidR="00C74B2B">
          <w:rPr>
            <w:noProof/>
            <w:webHidden/>
          </w:rPr>
          <w:tab/>
        </w:r>
        <w:r w:rsidR="00C74B2B">
          <w:rPr>
            <w:noProof/>
            <w:webHidden/>
          </w:rPr>
          <w:fldChar w:fldCharType="begin"/>
        </w:r>
        <w:r w:rsidR="00C74B2B">
          <w:rPr>
            <w:noProof/>
            <w:webHidden/>
          </w:rPr>
          <w:instrText xml:space="preserve"> PAGEREF _Toc232176560 \h </w:instrText>
        </w:r>
        <w:r w:rsidR="00C74B2B">
          <w:rPr>
            <w:noProof/>
            <w:webHidden/>
          </w:rPr>
        </w:r>
        <w:r w:rsidR="00C74B2B">
          <w:rPr>
            <w:noProof/>
            <w:webHidden/>
          </w:rPr>
          <w:fldChar w:fldCharType="separate"/>
        </w:r>
        <w:r w:rsidR="00C74B2B">
          <w:rPr>
            <w:noProof/>
            <w:webHidden/>
          </w:rPr>
          <w:t>7</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61" w:history="1">
        <w:r w:rsidR="00C74B2B" w:rsidRPr="00996C87">
          <w:rPr>
            <w:rStyle w:val="Hyperlink"/>
            <w:noProof/>
            <w:lang w:val="en-US"/>
          </w:rPr>
          <w:t>5</w:t>
        </w:r>
        <w:r w:rsidR="00C74B2B" w:rsidRPr="00996C87">
          <w:rPr>
            <w:rStyle w:val="Hyperlink"/>
            <w:noProof/>
          </w:rPr>
          <w:t>. Project 1: Exploring the Effect of the SUPPA Boundary Parameter</w:t>
        </w:r>
        <w:r w:rsidR="00C74B2B">
          <w:rPr>
            <w:noProof/>
            <w:webHidden/>
          </w:rPr>
          <w:tab/>
        </w:r>
        <w:r w:rsidR="00C74B2B">
          <w:rPr>
            <w:noProof/>
            <w:webHidden/>
          </w:rPr>
          <w:fldChar w:fldCharType="begin"/>
        </w:r>
        <w:r w:rsidR="00C74B2B">
          <w:rPr>
            <w:noProof/>
            <w:webHidden/>
          </w:rPr>
          <w:instrText xml:space="preserve"> PAGEREF _Toc232176561 \h </w:instrText>
        </w:r>
        <w:r w:rsidR="00C74B2B">
          <w:rPr>
            <w:noProof/>
            <w:webHidden/>
          </w:rPr>
        </w:r>
        <w:r w:rsidR="00C74B2B">
          <w:rPr>
            <w:noProof/>
            <w:webHidden/>
          </w:rPr>
          <w:fldChar w:fldCharType="separate"/>
        </w:r>
        <w:r w:rsidR="00C74B2B">
          <w:rPr>
            <w:noProof/>
            <w:webHidden/>
          </w:rPr>
          <w:t>8</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62" w:history="1">
        <w:r w:rsidR="00C74B2B" w:rsidRPr="00996C87">
          <w:rPr>
            <w:rStyle w:val="Hyperlink"/>
            <w:noProof/>
            <w:lang w:val="en-US"/>
          </w:rPr>
          <w:t>5</w:t>
        </w:r>
        <w:r w:rsidR="00C74B2B" w:rsidRPr="00996C87">
          <w:rPr>
            <w:rStyle w:val="Hyperlink"/>
            <w:noProof/>
          </w:rPr>
          <w:t>.1 Context and objective</w:t>
        </w:r>
        <w:r w:rsidR="00C74B2B">
          <w:rPr>
            <w:noProof/>
            <w:webHidden/>
          </w:rPr>
          <w:tab/>
        </w:r>
        <w:r w:rsidR="00C74B2B">
          <w:rPr>
            <w:noProof/>
            <w:webHidden/>
          </w:rPr>
          <w:fldChar w:fldCharType="begin"/>
        </w:r>
        <w:r w:rsidR="00C74B2B">
          <w:rPr>
            <w:noProof/>
            <w:webHidden/>
          </w:rPr>
          <w:instrText xml:space="preserve"> PAGEREF _Toc232176562 \h </w:instrText>
        </w:r>
        <w:r w:rsidR="00C74B2B">
          <w:rPr>
            <w:noProof/>
            <w:webHidden/>
          </w:rPr>
        </w:r>
        <w:r w:rsidR="00C74B2B">
          <w:rPr>
            <w:noProof/>
            <w:webHidden/>
          </w:rPr>
          <w:fldChar w:fldCharType="separate"/>
        </w:r>
        <w:r w:rsidR="00C74B2B">
          <w:rPr>
            <w:noProof/>
            <w:webHidden/>
          </w:rPr>
          <w:t>8</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63" w:history="1">
        <w:r w:rsidR="00C74B2B" w:rsidRPr="00996C87">
          <w:rPr>
            <w:rStyle w:val="Hyperlink"/>
            <w:noProof/>
            <w:lang w:val="en-US"/>
          </w:rPr>
          <w:t>5</w:t>
        </w:r>
        <w:r w:rsidR="00C74B2B" w:rsidRPr="00996C87">
          <w:rPr>
            <w:rStyle w:val="Hyperlink"/>
            <w:noProof/>
          </w:rPr>
          <w:t>.2 Data and pipeline setup</w:t>
        </w:r>
        <w:r w:rsidR="00C74B2B">
          <w:rPr>
            <w:noProof/>
            <w:webHidden/>
          </w:rPr>
          <w:tab/>
        </w:r>
        <w:r w:rsidR="00C74B2B">
          <w:rPr>
            <w:noProof/>
            <w:webHidden/>
          </w:rPr>
          <w:fldChar w:fldCharType="begin"/>
        </w:r>
        <w:r w:rsidR="00C74B2B">
          <w:rPr>
            <w:noProof/>
            <w:webHidden/>
          </w:rPr>
          <w:instrText xml:space="preserve"> PAGEREF _Toc232176563 \h </w:instrText>
        </w:r>
        <w:r w:rsidR="00C74B2B">
          <w:rPr>
            <w:noProof/>
            <w:webHidden/>
          </w:rPr>
        </w:r>
        <w:r w:rsidR="00C74B2B">
          <w:rPr>
            <w:noProof/>
            <w:webHidden/>
          </w:rPr>
          <w:fldChar w:fldCharType="separate"/>
        </w:r>
        <w:r w:rsidR="00C74B2B">
          <w:rPr>
            <w:noProof/>
            <w:webHidden/>
          </w:rPr>
          <w:t>8</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64" w:history="1">
        <w:r w:rsidR="00C74B2B" w:rsidRPr="00996C87">
          <w:rPr>
            <w:rStyle w:val="Hyperlink"/>
            <w:noProof/>
            <w:lang w:val="en-US"/>
          </w:rPr>
          <w:t>5</w:t>
        </w:r>
        <w:r w:rsidR="00C74B2B" w:rsidRPr="00996C87">
          <w:rPr>
            <w:rStyle w:val="Hyperlink"/>
            <w:noProof/>
          </w:rPr>
          <w:t>.3 Results</w:t>
        </w:r>
        <w:r w:rsidR="00C74B2B">
          <w:rPr>
            <w:noProof/>
            <w:webHidden/>
          </w:rPr>
          <w:tab/>
        </w:r>
        <w:r w:rsidR="00C74B2B">
          <w:rPr>
            <w:noProof/>
            <w:webHidden/>
          </w:rPr>
          <w:fldChar w:fldCharType="begin"/>
        </w:r>
        <w:r w:rsidR="00C74B2B">
          <w:rPr>
            <w:noProof/>
            <w:webHidden/>
          </w:rPr>
          <w:instrText xml:space="preserve"> PAGEREF _Toc232176564 \h </w:instrText>
        </w:r>
        <w:r w:rsidR="00C74B2B">
          <w:rPr>
            <w:noProof/>
            <w:webHidden/>
          </w:rPr>
        </w:r>
        <w:r w:rsidR="00C74B2B">
          <w:rPr>
            <w:noProof/>
            <w:webHidden/>
          </w:rPr>
          <w:fldChar w:fldCharType="separate"/>
        </w:r>
        <w:r w:rsidR="00C74B2B">
          <w:rPr>
            <w:noProof/>
            <w:webHidden/>
          </w:rPr>
          <w:t>10</w:t>
        </w:r>
        <w:r w:rsidR="00C74B2B">
          <w:rPr>
            <w:noProof/>
            <w:webHidden/>
          </w:rPr>
          <w:fldChar w:fldCharType="end"/>
        </w:r>
      </w:hyperlink>
    </w:p>
    <w:p w:rsidR="00C74B2B"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176565" w:history="1">
        <w:r w:rsidR="00C74B2B" w:rsidRPr="00996C87">
          <w:rPr>
            <w:rStyle w:val="Hyperlink"/>
            <w:noProof/>
            <w:lang w:val="en-US"/>
          </w:rPr>
          <w:t>5</w:t>
        </w:r>
        <w:r w:rsidR="00C74B2B" w:rsidRPr="00996C87">
          <w:rPr>
            <w:rStyle w:val="Hyperlink"/>
            <w:noProof/>
          </w:rPr>
          <w:t>.3.1 Variable mode detects substantially more events</w:t>
        </w:r>
        <w:r w:rsidR="00C74B2B">
          <w:rPr>
            <w:noProof/>
            <w:webHidden/>
          </w:rPr>
          <w:tab/>
        </w:r>
        <w:r w:rsidR="00C74B2B">
          <w:rPr>
            <w:noProof/>
            <w:webHidden/>
          </w:rPr>
          <w:fldChar w:fldCharType="begin"/>
        </w:r>
        <w:r w:rsidR="00C74B2B">
          <w:rPr>
            <w:noProof/>
            <w:webHidden/>
          </w:rPr>
          <w:instrText xml:space="preserve"> PAGEREF _Toc232176565 \h </w:instrText>
        </w:r>
        <w:r w:rsidR="00C74B2B">
          <w:rPr>
            <w:noProof/>
            <w:webHidden/>
          </w:rPr>
        </w:r>
        <w:r w:rsidR="00C74B2B">
          <w:rPr>
            <w:noProof/>
            <w:webHidden/>
          </w:rPr>
          <w:fldChar w:fldCharType="separate"/>
        </w:r>
        <w:r w:rsidR="00C74B2B">
          <w:rPr>
            <w:noProof/>
            <w:webHidden/>
          </w:rPr>
          <w:t>10</w:t>
        </w:r>
        <w:r w:rsidR="00C74B2B">
          <w:rPr>
            <w:noProof/>
            <w:webHidden/>
          </w:rPr>
          <w:fldChar w:fldCharType="end"/>
        </w:r>
      </w:hyperlink>
    </w:p>
    <w:p w:rsidR="00C74B2B"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176566" w:history="1">
        <w:r w:rsidR="00C74B2B" w:rsidRPr="00996C87">
          <w:rPr>
            <w:rStyle w:val="Hyperlink"/>
            <w:noProof/>
            <w:lang w:val="en-US"/>
          </w:rPr>
          <w:t>5</w:t>
        </w:r>
        <w:r w:rsidR="00C74B2B" w:rsidRPr="00996C87">
          <w:rPr>
            <w:rStyle w:val="Hyperlink"/>
            <w:noProof/>
          </w:rPr>
          <w:t>.3.2 Variable mode is a superset of strict mode</w:t>
        </w:r>
        <w:r w:rsidR="00C74B2B">
          <w:rPr>
            <w:noProof/>
            <w:webHidden/>
          </w:rPr>
          <w:tab/>
        </w:r>
        <w:r w:rsidR="00C74B2B">
          <w:rPr>
            <w:noProof/>
            <w:webHidden/>
          </w:rPr>
          <w:fldChar w:fldCharType="begin"/>
        </w:r>
        <w:r w:rsidR="00C74B2B">
          <w:rPr>
            <w:noProof/>
            <w:webHidden/>
          </w:rPr>
          <w:instrText xml:space="preserve"> PAGEREF _Toc232176566 \h </w:instrText>
        </w:r>
        <w:r w:rsidR="00C74B2B">
          <w:rPr>
            <w:noProof/>
            <w:webHidden/>
          </w:rPr>
        </w:r>
        <w:r w:rsidR="00C74B2B">
          <w:rPr>
            <w:noProof/>
            <w:webHidden/>
          </w:rPr>
          <w:fldChar w:fldCharType="separate"/>
        </w:r>
        <w:r w:rsidR="00C74B2B">
          <w:rPr>
            <w:noProof/>
            <w:webHidden/>
          </w:rPr>
          <w:t>10</w:t>
        </w:r>
        <w:r w:rsidR="00C74B2B">
          <w:rPr>
            <w:noProof/>
            <w:webHidden/>
          </w:rPr>
          <w:fldChar w:fldCharType="end"/>
        </w:r>
      </w:hyperlink>
    </w:p>
    <w:p w:rsidR="00C74B2B"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176567" w:history="1">
        <w:r w:rsidR="00C74B2B" w:rsidRPr="00996C87">
          <w:rPr>
            <w:rStyle w:val="Hyperlink"/>
            <w:noProof/>
            <w:lang w:val="en-US"/>
          </w:rPr>
          <w:t>5</w:t>
        </w:r>
        <w:r w:rsidR="00C74B2B" w:rsidRPr="00996C87">
          <w:rPr>
            <w:rStyle w:val="Hyperlink"/>
            <w:noProof/>
          </w:rPr>
          <w:t>.3.3 Gene-level perspective: novel genes and novel transcripts</w:t>
        </w:r>
        <w:r w:rsidR="00C74B2B">
          <w:rPr>
            <w:noProof/>
            <w:webHidden/>
          </w:rPr>
          <w:tab/>
        </w:r>
        <w:r w:rsidR="00C74B2B">
          <w:rPr>
            <w:noProof/>
            <w:webHidden/>
          </w:rPr>
          <w:fldChar w:fldCharType="begin"/>
        </w:r>
        <w:r w:rsidR="00C74B2B">
          <w:rPr>
            <w:noProof/>
            <w:webHidden/>
          </w:rPr>
          <w:instrText xml:space="preserve"> PAGEREF _Toc232176567 \h </w:instrText>
        </w:r>
        <w:r w:rsidR="00C74B2B">
          <w:rPr>
            <w:noProof/>
            <w:webHidden/>
          </w:rPr>
        </w:r>
        <w:r w:rsidR="00C74B2B">
          <w:rPr>
            <w:noProof/>
            <w:webHidden/>
          </w:rPr>
          <w:fldChar w:fldCharType="separate"/>
        </w:r>
        <w:r w:rsidR="00C74B2B">
          <w:rPr>
            <w:noProof/>
            <w:webHidden/>
          </w:rPr>
          <w:t>11</w:t>
        </w:r>
        <w:r w:rsidR="00C74B2B">
          <w:rPr>
            <w:noProof/>
            <w:webHidden/>
          </w:rPr>
          <w:fldChar w:fldCharType="end"/>
        </w:r>
      </w:hyperlink>
    </w:p>
    <w:p w:rsidR="00C74B2B"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176568" w:history="1">
        <w:r w:rsidR="00C74B2B" w:rsidRPr="00996C87">
          <w:rPr>
            <w:rStyle w:val="Hyperlink"/>
            <w:noProof/>
            <w:lang w:val="en-US"/>
          </w:rPr>
          <w:t>5</w:t>
        </w:r>
        <w:r w:rsidR="00C74B2B" w:rsidRPr="00996C87">
          <w:rPr>
            <w:rStyle w:val="Hyperlink"/>
            <w:noProof/>
          </w:rPr>
          <w:t>.3.4 PSI values are consistent between modes for shared events</w:t>
        </w:r>
        <w:r w:rsidR="00C74B2B">
          <w:rPr>
            <w:noProof/>
            <w:webHidden/>
          </w:rPr>
          <w:tab/>
        </w:r>
        <w:r w:rsidR="00C74B2B">
          <w:rPr>
            <w:noProof/>
            <w:webHidden/>
          </w:rPr>
          <w:fldChar w:fldCharType="begin"/>
        </w:r>
        <w:r w:rsidR="00C74B2B">
          <w:rPr>
            <w:noProof/>
            <w:webHidden/>
          </w:rPr>
          <w:instrText xml:space="preserve"> PAGEREF _Toc232176568 \h </w:instrText>
        </w:r>
        <w:r w:rsidR="00C74B2B">
          <w:rPr>
            <w:noProof/>
            <w:webHidden/>
          </w:rPr>
        </w:r>
        <w:r w:rsidR="00C74B2B">
          <w:rPr>
            <w:noProof/>
            <w:webHidden/>
          </w:rPr>
          <w:fldChar w:fldCharType="separate"/>
        </w:r>
        <w:r w:rsidR="00C74B2B">
          <w:rPr>
            <w:noProof/>
            <w:webHidden/>
          </w:rPr>
          <w:t>12</w:t>
        </w:r>
        <w:r w:rsidR="00C74B2B">
          <w:rPr>
            <w:noProof/>
            <w:webHidden/>
          </w:rPr>
          <w:fldChar w:fldCharType="end"/>
        </w:r>
      </w:hyperlink>
    </w:p>
    <w:p w:rsidR="00C74B2B" w:rsidRDefault="00000000">
      <w:pPr>
        <w:pStyle w:val="TOC3"/>
        <w:tabs>
          <w:tab w:val="right" w:leader="dot" w:pos="9016"/>
        </w:tabs>
        <w:rPr>
          <w:rFonts w:eastAsiaTheme="minorEastAsia" w:cstheme="minorBidi"/>
          <w:i w:val="0"/>
          <w:iCs w:val="0"/>
          <w:noProof/>
          <w:kern w:val="2"/>
          <w:sz w:val="24"/>
          <w:szCs w:val="24"/>
          <w14:ligatures w14:val="standardContextual"/>
        </w:rPr>
      </w:pPr>
      <w:hyperlink w:anchor="_Toc232176569" w:history="1">
        <w:r w:rsidR="00C74B2B" w:rsidRPr="00996C87">
          <w:rPr>
            <w:rStyle w:val="Hyperlink"/>
            <w:noProof/>
            <w:lang w:val="en-US"/>
          </w:rPr>
          <w:t>5</w:t>
        </w:r>
        <w:r w:rsidR="00C74B2B" w:rsidRPr="00996C87">
          <w:rPr>
            <w:rStyle w:val="Hyperlink"/>
            <w:noProof/>
          </w:rPr>
          <w:t>.3.5 Significant differential splicing events</w:t>
        </w:r>
        <w:r w:rsidR="00C74B2B">
          <w:rPr>
            <w:noProof/>
            <w:webHidden/>
          </w:rPr>
          <w:tab/>
        </w:r>
        <w:r w:rsidR="00C74B2B">
          <w:rPr>
            <w:noProof/>
            <w:webHidden/>
          </w:rPr>
          <w:fldChar w:fldCharType="begin"/>
        </w:r>
        <w:r w:rsidR="00C74B2B">
          <w:rPr>
            <w:noProof/>
            <w:webHidden/>
          </w:rPr>
          <w:instrText xml:space="preserve"> PAGEREF _Toc232176569 \h </w:instrText>
        </w:r>
        <w:r w:rsidR="00C74B2B">
          <w:rPr>
            <w:noProof/>
            <w:webHidden/>
          </w:rPr>
        </w:r>
        <w:r w:rsidR="00C74B2B">
          <w:rPr>
            <w:noProof/>
            <w:webHidden/>
          </w:rPr>
          <w:fldChar w:fldCharType="separate"/>
        </w:r>
        <w:r w:rsidR="00C74B2B">
          <w:rPr>
            <w:noProof/>
            <w:webHidden/>
          </w:rPr>
          <w:t>12</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0" w:history="1">
        <w:r w:rsidR="00C74B2B" w:rsidRPr="00996C87">
          <w:rPr>
            <w:rStyle w:val="Hyperlink"/>
            <w:noProof/>
            <w:lang w:val="en-US"/>
          </w:rPr>
          <w:t>5</w:t>
        </w:r>
        <w:r w:rsidR="00C74B2B" w:rsidRPr="00996C87">
          <w:rPr>
            <w:rStyle w:val="Hyperlink"/>
            <w:noProof/>
          </w:rPr>
          <w:t>.4 Case study: gene C8g (ENSMUSG00000015083)</w:t>
        </w:r>
        <w:r w:rsidR="00C74B2B">
          <w:rPr>
            <w:noProof/>
            <w:webHidden/>
          </w:rPr>
          <w:tab/>
        </w:r>
        <w:r w:rsidR="00C74B2B">
          <w:rPr>
            <w:noProof/>
            <w:webHidden/>
          </w:rPr>
          <w:fldChar w:fldCharType="begin"/>
        </w:r>
        <w:r w:rsidR="00C74B2B">
          <w:rPr>
            <w:noProof/>
            <w:webHidden/>
          </w:rPr>
          <w:instrText xml:space="preserve"> PAGEREF _Toc232176570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1" w:history="1">
        <w:r w:rsidR="00C74B2B" w:rsidRPr="00996C87">
          <w:rPr>
            <w:rStyle w:val="Hyperlink"/>
            <w:noProof/>
            <w:lang w:val="en-US"/>
          </w:rPr>
          <w:t>5</w:t>
        </w:r>
        <w:r w:rsidR="00C74B2B" w:rsidRPr="00996C87">
          <w:rPr>
            <w:rStyle w:val="Hyperlink"/>
            <w:noProof/>
          </w:rPr>
          <w:t>.5 Summary</w:t>
        </w:r>
        <w:r w:rsidR="00C74B2B">
          <w:rPr>
            <w:noProof/>
            <w:webHidden/>
          </w:rPr>
          <w:tab/>
        </w:r>
        <w:r w:rsidR="00C74B2B">
          <w:rPr>
            <w:noProof/>
            <w:webHidden/>
          </w:rPr>
          <w:fldChar w:fldCharType="begin"/>
        </w:r>
        <w:r w:rsidR="00C74B2B">
          <w:rPr>
            <w:noProof/>
            <w:webHidden/>
          </w:rPr>
          <w:instrText xml:space="preserve"> PAGEREF _Toc232176571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72" w:history="1">
        <w:r w:rsidR="00C74B2B" w:rsidRPr="00996C87">
          <w:rPr>
            <w:rStyle w:val="Hyperlink"/>
            <w:noProof/>
            <w:lang w:val="en-US"/>
          </w:rPr>
          <w:t>6</w:t>
        </w:r>
        <w:r w:rsidR="00C74B2B" w:rsidRPr="00996C87">
          <w:rPr>
            <w:rStyle w:val="Hyperlink"/>
            <w:noProof/>
          </w:rPr>
          <w:t>. Project 2: Orthogonal Validation of Nanopore Alternative Splicing with Illumina Short-Read RNA-seq</w:t>
        </w:r>
        <w:r w:rsidR="00C74B2B">
          <w:rPr>
            <w:noProof/>
            <w:webHidden/>
          </w:rPr>
          <w:tab/>
        </w:r>
        <w:r w:rsidR="00C74B2B">
          <w:rPr>
            <w:noProof/>
            <w:webHidden/>
          </w:rPr>
          <w:fldChar w:fldCharType="begin"/>
        </w:r>
        <w:r w:rsidR="00C74B2B">
          <w:rPr>
            <w:noProof/>
            <w:webHidden/>
          </w:rPr>
          <w:instrText xml:space="preserve"> PAGEREF _Toc232176572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3" w:history="1">
        <w:r w:rsidR="00C74B2B" w:rsidRPr="00996C87">
          <w:rPr>
            <w:rStyle w:val="Hyperlink"/>
            <w:noProof/>
            <w:lang w:val="en-US"/>
          </w:rPr>
          <w:t>6</w:t>
        </w:r>
        <w:r w:rsidR="00C74B2B" w:rsidRPr="00996C87">
          <w:rPr>
            <w:rStyle w:val="Hyperlink"/>
            <w:noProof/>
          </w:rPr>
          <w:t>.1 Objective</w:t>
        </w:r>
        <w:r w:rsidR="00C74B2B">
          <w:rPr>
            <w:noProof/>
            <w:webHidden/>
          </w:rPr>
          <w:tab/>
        </w:r>
        <w:r w:rsidR="00C74B2B">
          <w:rPr>
            <w:noProof/>
            <w:webHidden/>
          </w:rPr>
          <w:fldChar w:fldCharType="begin"/>
        </w:r>
        <w:r w:rsidR="00C74B2B">
          <w:rPr>
            <w:noProof/>
            <w:webHidden/>
          </w:rPr>
          <w:instrText xml:space="preserve"> PAGEREF _Toc232176573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4" w:history="1">
        <w:r w:rsidR="00C74B2B" w:rsidRPr="00996C87">
          <w:rPr>
            <w:rStyle w:val="Hyperlink"/>
            <w:noProof/>
          </w:rPr>
          <w:t>6.2 Data</w:t>
        </w:r>
        <w:r w:rsidR="00C74B2B">
          <w:rPr>
            <w:noProof/>
            <w:webHidden/>
          </w:rPr>
          <w:tab/>
        </w:r>
        <w:r w:rsidR="00C74B2B">
          <w:rPr>
            <w:noProof/>
            <w:webHidden/>
          </w:rPr>
          <w:fldChar w:fldCharType="begin"/>
        </w:r>
        <w:r w:rsidR="00C74B2B">
          <w:rPr>
            <w:noProof/>
            <w:webHidden/>
          </w:rPr>
          <w:instrText xml:space="preserve"> PAGEREF _Toc232176574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5" w:history="1">
        <w:r w:rsidR="00C74B2B" w:rsidRPr="00996C87">
          <w:rPr>
            <w:rStyle w:val="Hyperlink"/>
            <w:noProof/>
          </w:rPr>
          <w:t>6.3 Pipeline</w:t>
        </w:r>
        <w:r w:rsidR="00C74B2B">
          <w:rPr>
            <w:noProof/>
            <w:webHidden/>
          </w:rPr>
          <w:tab/>
        </w:r>
        <w:r w:rsidR="00C74B2B">
          <w:rPr>
            <w:noProof/>
            <w:webHidden/>
          </w:rPr>
          <w:fldChar w:fldCharType="begin"/>
        </w:r>
        <w:r w:rsidR="00C74B2B">
          <w:rPr>
            <w:noProof/>
            <w:webHidden/>
          </w:rPr>
          <w:instrText xml:space="preserve"> PAGEREF _Toc232176575 \h </w:instrText>
        </w:r>
        <w:r w:rsidR="00C74B2B">
          <w:rPr>
            <w:noProof/>
            <w:webHidden/>
          </w:rPr>
        </w:r>
        <w:r w:rsidR="00C74B2B">
          <w:rPr>
            <w:noProof/>
            <w:webHidden/>
          </w:rPr>
          <w:fldChar w:fldCharType="separate"/>
        </w:r>
        <w:r w:rsidR="00C74B2B">
          <w:rPr>
            <w:noProof/>
            <w:webHidden/>
          </w:rPr>
          <w:t>13</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6" w:history="1">
        <w:r w:rsidR="00C74B2B" w:rsidRPr="00996C87">
          <w:rPr>
            <w:rStyle w:val="Hyperlink"/>
            <w:noProof/>
          </w:rPr>
          <w:t>6.5 Current status and plan for July-August</w:t>
        </w:r>
        <w:r w:rsidR="00C74B2B">
          <w:rPr>
            <w:noProof/>
            <w:webHidden/>
          </w:rPr>
          <w:tab/>
        </w:r>
        <w:r w:rsidR="00C74B2B">
          <w:rPr>
            <w:noProof/>
            <w:webHidden/>
          </w:rPr>
          <w:fldChar w:fldCharType="begin"/>
        </w:r>
        <w:r w:rsidR="00C74B2B">
          <w:rPr>
            <w:noProof/>
            <w:webHidden/>
          </w:rPr>
          <w:instrText xml:space="preserve"> PAGEREF _Toc232176576 \h </w:instrText>
        </w:r>
        <w:r w:rsidR="00C74B2B">
          <w:rPr>
            <w:noProof/>
            <w:webHidden/>
          </w:rPr>
        </w:r>
        <w:r w:rsidR="00C74B2B">
          <w:rPr>
            <w:noProof/>
            <w:webHidden/>
          </w:rPr>
          <w:fldChar w:fldCharType="separate"/>
        </w:r>
        <w:r w:rsidR="00C74B2B">
          <w:rPr>
            <w:noProof/>
            <w:webHidden/>
          </w:rPr>
          <w:t>15</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77" w:history="1">
        <w:r w:rsidR="00C74B2B" w:rsidRPr="00996C87">
          <w:rPr>
            <w:rStyle w:val="Hyperlink"/>
            <w:noProof/>
            <w:lang w:val="en-US"/>
          </w:rPr>
          <w:t>7</w:t>
        </w:r>
        <w:r w:rsidR="00C74B2B" w:rsidRPr="00996C87">
          <w:rPr>
            <w:rStyle w:val="Hyperlink"/>
            <w:noProof/>
          </w:rPr>
          <w:t>. Conclusion</w:t>
        </w:r>
        <w:r w:rsidR="00C74B2B">
          <w:rPr>
            <w:noProof/>
            <w:webHidden/>
          </w:rPr>
          <w:tab/>
        </w:r>
        <w:r w:rsidR="00C74B2B">
          <w:rPr>
            <w:noProof/>
            <w:webHidden/>
          </w:rPr>
          <w:fldChar w:fldCharType="begin"/>
        </w:r>
        <w:r w:rsidR="00C74B2B">
          <w:rPr>
            <w:noProof/>
            <w:webHidden/>
          </w:rPr>
          <w:instrText xml:space="preserve"> PAGEREF _Toc232176577 \h </w:instrText>
        </w:r>
        <w:r w:rsidR="00C74B2B">
          <w:rPr>
            <w:noProof/>
            <w:webHidden/>
          </w:rPr>
        </w:r>
        <w:r w:rsidR="00C74B2B">
          <w:rPr>
            <w:noProof/>
            <w:webHidden/>
          </w:rPr>
          <w:fldChar w:fldCharType="separate"/>
        </w:r>
        <w:r w:rsidR="00C74B2B">
          <w:rPr>
            <w:noProof/>
            <w:webHidden/>
          </w:rPr>
          <w:t>16</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8" w:history="1">
        <w:r w:rsidR="00C74B2B" w:rsidRPr="00996C87">
          <w:rPr>
            <w:rStyle w:val="Hyperlink"/>
            <w:noProof/>
          </w:rPr>
          <w:t>7.</w:t>
        </w:r>
        <w:r w:rsidR="00C74B2B" w:rsidRPr="00996C87">
          <w:rPr>
            <w:rStyle w:val="Hyperlink"/>
            <w:noProof/>
            <w:lang w:val="en-US"/>
          </w:rPr>
          <w:t>1</w:t>
        </w:r>
        <w:r w:rsidR="00C74B2B" w:rsidRPr="00996C87">
          <w:rPr>
            <w:rStyle w:val="Hyperlink"/>
            <w:noProof/>
          </w:rPr>
          <w:t xml:space="preserve"> Link to my degree and skills developed</w:t>
        </w:r>
        <w:r w:rsidR="00C74B2B">
          <w:rPr>
            <w:noProof/>
            <w:webHidden/>
          </w:rPr>
          <w:tab/>
        </w:r>
        <w:r w:rsidR="00C74B2B">
          <w:rPr>
            <w:noProof/>
            <w:webHidden/>
          </w:rPr>
          <w:fldChar w:fldCharType="begin"/>
        </w:r>
        <w:r w:rsidR="00C74B2B">
          <w:rPr>
            <w:noProof/>
            <w:webHidden/>
          </w:rPr>
          <w:instrText xml:space="preserve"> PAGEREF _Toc232176578 \h </w:instrText>
        </w:r>
        <w:r w:rsidR="00C74B2B">
          <w:rPr>
            <w:noProof/>
            <w:webHidden/>
          </w:rPr>
        </w:r>
        <w:r w:rsidR="00C74B2B">
          <w:rPr>
            <w:noProof/>
            <w:webHidden/>
          </w:rPr>
          <w:fldChar w:fldCharType="separate"/>
        </w:r>
        <w:r w:rsidR="00C74B2B">
          <w:rPr>
            <w:noProof/>
            <w:webHidden/>
          </w:rPr>
          <w:t>16</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79" w:history="1">
        <w:r w:rsidR="00C74B2B" w:rsidRPr="00996C87">
          <w:rPr>
            <w:rStyle w:val="Hyperlink"/>
            <w:noProof/>
          </w:rPr>
          <w:t>7.</w:t>
        </w:r>
        <w:r w:rsidR="00C74B2B" w:rsidRPr="00996C87">
          <w:rPr>
            <w:rStyle w:val="Hyperlink"/>
            <w:noProof/>
            <w:lang w:val="en-US"/>
          </w:rPr>
          <w:t>2</w:t>
        </w:r>
        <w:r w:rsidR="00C74B2B" w:rsidRPr="00996C87">
          <w:rPr>
            <w:rStyle w:val="Hyperlink"/>
            <w:noProof/>
          </w:rPr>
          <w:t xml:space="preserve"> What this internship taught me</w:t>
        </w:r>
        <w:r w:rsidR="00C74B2B">
          <w:rPr>
            <w:noProof/>
            <w:webHidden/>
          </w:rPr>
          <w:tab/>
        </w:r>
        <w:r w:rsidR="00C74B2B">
          <w:rPr>
            <w:noProof/>
            <w:webHidden/>
          </w:rPr>
          <w:fldChar w:fldCharType="begin"/>
        </w:r>
        <w:r w:rsidR="00C74B2B">
          <w:rPr>
            <w:noProof/>
            <w:webHidden/>
          </w:rPr>
          <w:instrText xml:space="preserve"> PAGEREF _Toc232176579 \h </w:instrText>
        </w:r>
        <w:r w:rsidR="00C74B2B">
          <w:rPr>
            <w:noProof/>
            <w:webHidden/>
          </w:rPr>
        </w:r>
        <w:r w:rsidR="00C74B2B">
          <w:rPr>
            <w:noProof/>
            <w:webHidden/>
          </w:rPr>
          <w:fldChar w:fldCharType="separate"/>
        </w:r>
        <w:r w:rsidR="00C74B2B">
          <w:rPr>
            <w:noProof/>
            <w:webHidden/>
          </w:rPr>
          <w:t>16</w:t>
        </w:r>
        <w:r w:rsidR="00C74B2B">
          <w:rPr>
            <w:noProof/>
            <w:webHidden/>
          </w:rPr>
          <w:fldChar w:fldCharType="end"/>
        </w:r>
      </w:hyperlink>
    </w:p>
    <w:p w:rsidR="00C74B2B" w:rsidRDefault="00000000">
      <w:pPr>
        <w:pStyle w:val="TOC2"/>
        <w:tabs>
          <w:tab w:val="right" w:leader="dot" w:pos="9016"/>
        </w:tabs>
        <w:rPr>
          <w:rFonts w:eastAsiaTheme="minorEastAsia" w:cstheme="minorBidi"/>
          <w:smallCaps w:val="0"/>
          <w:noProof/>
          <w:kern w:val="2"/>
          <w:sz w:val="24"/>
          <w:szCs w:val="24"/>
          <w14:ligatures w14:val="standardContextual"/>
        </w:rPr>
      </w:pPr>
      <w:hyperlink w:anchor="_Toc232176580" w:history="1">
        <w:r w:rsidR="00C74B2B" w:rsidRPr="00996C87">
          <w:rPr>
            <w:rStyle w:val="Hyperlink"/>
            <w:noProof/>
          </w:rPr>
          <w:t>7.</w:t>
        </w:r>
        <w:r w:rsidR="00C74B2B" w:rsidRPr="00996C87">
          <w:rPr>
            <w:rStyle w:val="Hyperlink"/>
            <w:noProof/>
            <w:lang w:val="en-US"/>
          </w:rPr>
          <w:t>3</w:t>
        </w:r>
        <w:r w:rsidR="00C74B2B" w:rsidRPr="00996C87">
          <w:rPr>
            <w:rStyle w:val="Hyperlink"/>
            <w:noProof/>
          </w:rPr>
          <w:t xml:space="preserve"> Perspectives</w:t>
        </w:r>
        <w:r w:rsidR="00C74B2B">
          <w:rPr>
            <w:noProof/>
            <w:webHidden/>
          </w:rPr>
          <w:tab/>
        </w:r>
        <w:r w:rsidR="00C74B2B">
          <w:rPr>
            <w:noProof/>
            <w:webHidden/>
          </w:rPr>
          <w:fldChar w:fldCharType="begin"/>
        </w:r>
        <w:r w:rsidR="00C74B2B">
          <w:rPr>
            <w:noProof/>
            <w:webHidden/>
          </w:rPr>
          <w:instrText xml:space="preserve"> PAGEREF _Toc232176580 \h </w:instrText>
        </w:r>
        <w:r w:rsidR="00C74B2B">
          <w:rPr>
            <w:noProof/>
            <w:webHidden/>
          </w:rPr>
        </w:r>
        <w:r w:rsidR="00C74B2B">
          <w:rPr>
            <w:noProof/>
            <w:webHidden/>
          </w:rPr>
          <w:fldChar w:fldCharType="separate"/>
        </w:r>
        <w:r w:rsidR="00C74B2B">
          <w:rPr>
            <w:noProof/>
            <w:webHidden/>
          </w:rPr>
          <w:t>16</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1" w:history="1">
        <w:r w:rsidR="00C74B2B" w:rsidRPr="00996C87">
          <w:rPr>
            <w:rStyle w:val="Hyperlink"/>
            <w:noProof/>
            <w:lang w:val="en-US"/>
          </w:rPr>
          <w:t>Code Availability</w:t>
        </w:r>
        <w:r w:rsidR="00C74B2B">
          <w:rPr>
            <w:noProof/>
            <w:webHidden/>
          </w:rPr>
          <w:tab/>
        </w:r>
        <w:r w:rsidR="00C74B2B">
          <w:rPr>
            <w:noProof/>
            <w:webHidden/>
          </w:rPr>
          <w:fldChar w:fldCharType="begin"/>
        </w:r>
        <w:r w:rsidR="00C74B2B">
          <w:rPr>
            <w:noProof/>
            <w:webHidden/>
          </w:rPr>
          <w:instrText xml:space="preserve"> PAGEREF _Toc232176581 \h </w:instrText>
        </w:r>
        <w:r w:rsidR="00C74B2B">
          <w:rPr>
            <w:noProof/>
            <w:webHidden/>
          </w:rPr>
        </w:r>
        <w:r w:rsidR="00C74B2B">
          <w:rPr>
            <w:noProof/>
            <w:webHidden/>
          </w:rPr>
          <w:fldChar w:fldCharType="separate"/>
        </w:r>
        <w:r w:rsidR="00C74B2B">
          <w:rPr>
            <w:noProof/>
            <w:webHidden/>
          </w:rPr>
          <w:t>18</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2" w:history="1">
        <w:r w:rsidR="00C74B2B" w:rsidRPr="00996C87">
          <w:rPr>
            <w:rStyle w:val="Hyperlink"/>
            <w:noProof/>
          </w:rPr>
          <w:t>References</w:t>
        </w:r>
        <w:r w:rsidR="00C74B2B">
          <w:rPr>
            <w:noProof/>
            <w:webHidden/>
          </w:rPr>
          <w:tab/>
        </w:r>
        <w:r w:rsidR="00C74B2B">
          <w:rPr>
            <w:noProof/>
            <w:webHidden/>
          </w:rPr>
          <w:fldChar w:fldCharType="begin"/>
        </w:r>
        <w:r w:rsidR="00C74B2B">
          <w:rPr>
            <w:noProof/>
            <w:webHidden/>
          </w:rPr>
          <w:instrText xml:space="preserve"> PAGEREF _Toc232176582 \h </w:instrText>
        </w:r>
        <w:r w:rsidR="00C74B2B">
          <w:rPr>
            <w:noProof/>
            <w:webHidden/>
          </w:rPr>
        </w:r>
        <w:r w:rsidR="00C74B2B">
          <w:rPr>
            <w:noProof/>
            <w:webHidden/>
          </w:rPr>
          <w:fldChar w:fldCharType="separate"/>
        </w:r>
        <w:r w:rsidR="00C74B2B">
          <w:rPr>
            <w:noProof/>
            <w:webHidden/>
          </w:rPr>
          <w:t>18</w:t>
        </w:r>
        <w:r w:rsidR="00C74B2B">
          <w:rPr>
            <w:noProof/>
            <w:webHidden/>
          </w:rPr>
          <w:fldChar w:fldCharType="end"/>
        </w:r>
      </w:hyperlink>
    </w:p>
    <w:p w:rsidR="00C74B2B" w:rsidRDefault="00000000">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3" w:history="1">
        <w:r w:rsidR="00C74B2B" w:rsidRPr="00996C87">
          <w:rPr>
            <w:rStyle w:val="Hyperlink"/>
            <w:noProof/>
            <w:lang w:val="en-US"/>
          </w:rPr>
          <w:t>Annexes</w:t>
        </w:r>
        <w:r w:rsidR="00C74B2B">
          <w:rPr>
            <w:noProof/>
            <w:webHidden/>
          </w:rPr>
          <w:tab/>
        </w:r>
        <w:r w:rsidR="00C74B2B">
          <w:rPr>
            <w:noProof/>
            <w:webHidden/>
          </w:rPr>
          <w:fldChar w:fldCharType="begin"/>
        </w:r>
        <w:r w:rsidR="00C74B2B">
          <w:rPr>
            <w:noProof/>
            <w:webHidden/>
          </w:rPr>
          <w:instrText xml:space="preserve"> PAGEREF _Toc232176583 \h </w:instrText>
        </w:r>
        <w:r w:rsidR="00C74B2B">
          <w:rPr>
            <w:noProof/>
            <w:webHidden/>
          </w:rPr>
        </w:r>
        <w:r w:rsidR="00C74B2B">
          <w:rPr>
            <w:noProof/>
            <w:webHidden/>
          </w:rPr>
          <w:fldChar w:fldCharType="separate"/>
        </w:r>
        <w:r w:rsidR="00C74B2B">
          <w:rPr>
            <w:noProof/>
            <w:webHidden/>
          </w:rPr>
          <w:t>19</w:t>
        </w:r>
        <w:r w:rsidR="00C74B2B">
          <w:rPr>
            <w:noProof/>
            <w:webHidden/>
          </w:rPr>
          <w:fldChar w:fldCharType="end"/>
        </w:r>
      </w:hyperlink>
    </w:p>
    <w:p w:rsidR="009A167F" w:rsidRDefault="001523E8">
      <w:r w:rsidRPr="00457C57">
        <w:fldChar w:fldCharType="end"/>
      </w:r>
      <w:r>
        <w:br w:type="page"/>
      </w:r>
    </w:p>
    <w:p w:rsidR="00C0218C" w:rsidRPr="00457C57" w:rsidRDefault="001523E8" w:rsidP="00C0218C">
      <w:pPr>
        <w:pStyle w:val="Heading1"/>
        <w:rPr>
          <w:lang w:val="en-US"/>
        </w:rPr>
      </w:pPr>
      <w:bookmarkStart w:id="17" w:name="_Toc232176549"/>
      <w:r>
        <w:rPr>
          <w:lang w:val="en-US"/>
        </w:rPr>
        <w:lastRenderedPageBreak/>
        <w:t xml:space="preserve">1. </w:t>
      </w:r>
      <w:r w:rsidR="00342ABD">
        <w:rPr>
          <w:lang w:val="en-US"/>
        </w:rPr>
        <w:t>Problem Statement and</w:t>
      </w:r>
      <w:r>
        <w:rPr>
          <w:lang w:val="en-US"/>
        </w:rPr>
        <w:t xml:space="preserve"> Objectives</w:t>
      </w:r>
      <w:bookmarkEnd w:id="17"/>
    </w:p>
    <w:p w:rsidR="00D64585" w:rsidRDefault="00C0218C" w:rsidP="00C0218C">
      <w:pPr>
        <w:jc w:val="both"/>
        <w:rPr>
          <w:rFonts w:eastAsia="Arial"/>
          <w:color w:val="000000" w:themeColor="text1"/>
          <w:lang w:val="en-US"/>
        </w:rPr>
      </w:pPr>
      <w:r w:rsidRPr="00457C57">
        <w:rPr>
          <w:rFonts w:eastAsia="Arial"/>
        </w:rPr>
        <w:t>This report describes a research internship carried out at the Institut de Génomique Fonctionnelle de Lyon (IGFL), ENS Lyon, from April 27 to August 28, 2026, under the supervision of Dr. Kiran Padmanabhan</w:t>
      </w:r>
      <w:r w:rsidR="000512D6">
        <w:rPr>
          <w:rFonts w:eastAsia="Arial"/>
          <w:lang w:val="en-US"/>
        </w:rPr>
        <w:t xml:space="preserve"> </w:t>
      </w:r>
      <w:r w:rsidR="000512D6" w:rsidRPr="00CE7E5D">
        <w:rPr>
          <w:color w:val="000000" w:themeColor="text1"/>
        </w:rPr>
        <w:t>(Research Director and Group Leader)</w:t>
      </w:r>
      <w:r w:rsidRPr="00CE7E5D">
        <w:rPr>
          <w:rFonts w:eastAsia="Arial"/>
          <w:color w:val="000000" w:themeColor="text1"/>
        </w:rPr>
        <w:t>.</w:t>
      </w:r>
      <w:r w:rsidR="00F1675E">
        <w:rPr>
          <w:rFonts w:eastAsia="Arial"/>
          <w:color w:val="000000" w:themeColor="text1"/>
          <w:lang w:val="en-US"/>
        </w:rPr>
        <w:t xml:space="preserve"> </w:t>
      </w:r>
    </w:p>
    <w:p w:rsidR="00D64585" w:rsidRDefault="00D64585" w:rsidP="00C0218C">
      <w:pPr>
        <w:jc w:val="both"/>
        <w:rPr>
          <w:rFonts w:eastAsia="Arial"/>
          <w:color w:val="000000" w:themeColor="text1"/>
          <w:lang w:val="en-US"/>
        </w:rPr>
      </w:pPr>
    </w:p>
    <w:p w:rsidR="00D64585" w:rsidRDefault="00D64585" w:rsidP="00C0218C">
      <w:pPr>
        <w:jc w:val="both"/>
        <w:rPr>
          <w:rFonts w:eastAsia="Arial"/>
          <w:color w:val="000000" w:themeColor="text1"/>
        </w:rPr>
      </w:pPr>
      <w:r w:rsidRPr="00D64585">
        <w:rPr>
          <w:rFonts w:eastAsia="Arial"/>
          <w:color w:val="000000" w:themeColor="text1"/>
        </w:rPr>
        <w:t>Alternative splicing, the mechanism by which a single gene produces multiple distinct RNA molecules</w:t>
      </w:r>
      <w:r>
        <w:rPr>
          <w:rFonts w:eastAsia="Arial"/>
          <w:color w:val="000000" w:themeColor="text1"/>
          <w:lang w:val="en-US"/>
        </w:rPr>
        <w:t xml:space="preserve"> </w:t>
      </w:r>
      <w:r w:rsidRPr="00F1675E">
        <w:rPr>
          <w:rFonts w:eastAsia="Arial"/>
        </w:rPr>
        <w:t>("RNA versions")</w:t>
      </w:r>
      <w:r w:rsidRPr="00D64585">
        <w:rPr>
          <w:rFonts w:eastAsia="Arial"/>
          <w:color w:val="000000" w:themeColor="text1"/>
        </w:rPr>
        <w:t>, each potentially encoding a different protein, is widely recognized as a driver of disease</w:t>
      </w:r>
      <w:ins w:id="18" w:author="Microsoft Office User" w:date="2026-06-13T08:20:00Z">
        <w:r w:rsidR="00CC1D19">
          <w:rPr>
            <w:rFonts w:eastAsia="Arial"/>
            <w:color w:val="000000" w:themeColor="text1"/>
            <w:lang w:val="en-US"/>
          </w:rPr>
          <w:t>.</w:t>
        </w:r>
      </w:ins>
      <w:del w:id="19" w:author="Microsoft Office User" w:date="2026-06-13T08:20:00Z">
        <w:r w:rsidRPr="00D64585" w:rsidDel="00CC1D19">
          <w:rPr>
            <w:rFonts w:eastAsia="Arial"/>
            <w:color w:val="000000" w:themeColor="text1"/>
          </w:rPr>
          <w:delText>:</w:delText>
        </w:r>
      </w:del>
      <w:r w:rsidRPr="00D64585">
        <w:rPr>
          <w:rFonts w:eastAsia="Arial"/>
          <w:color w:val="000000" w:themeColor="text1"/>
        </w:rPr>
        <w:t xml:space="preserve"> </w:t>
      </w:r>
      <w:ins w:id="20" w:author="Microsoft Office User" w:date="2026-06-13T08:20:00Z">
        <w:r w:rsidR="00CC1D19">
          <w:rPr>
            <w:rFonts w:eastAsia="Arial"/>
            <w:color w:val="000000" w:themeColor="text1"/>
            <w:lang w:val="en-US"/>
          </w:rPr>
          <w:t>M</w:t>
        </w:r>
      </w:ins>
      <w:del w:id="21" w:author="Microsoft Office User" w:date="2026-06-13T08:20:00Z">
        <w:r w:rsidRPr="00D64585" w:rsidDel="00CC1D19">
          <w:rPr>
            <w:rFonts w:eastAsia="Arial"/>
            <w:color w:val="000000" w:themeColor="text1"/>
          </w:rPr>
          <w:delText>m</w:delText>
        </w:r>
      </w:del>
      <w:r w:rsidRPr="00D64585">
        <w:rPr>
          <w:rFonts w:eastAsia="Arial"/>
          <w:color w:val="000000" w:themeColor="text1"/>
        </w:rPr>
        <w:t>utations affecting the splicing machinery are found in certain cancers, and splicing defects underlie neurological conditions such as spinal muscular atrophy (Gehring and Roignant, 2021).</w:t>
      </w:r>
    </w:p>
    <w:p w:rsidR="00D64585" w:rsidRPr="00F1675E" w:rsidRDefault="00D64585" w:rsidP="00C0218C">
      <w:pPr>
        <w:jc w:val="both"/>
        <w:rPr>
          <w:rFonts w:eastAsia="Arial"/>
          <w:color w:val="000000" w:themeColor="text1"/>
          <w:lang w:val="en-US"/>
        </w:rPr>
      </w:pPr>
    </w:p>
    <w:p w:rsidR="00A02773" w:rsidRPr="00D64585" w:rsidRDefault="00F1675E" w:rsidP="00A02773">
      <w:pPr>
        <w:jc w:val="both"/>
        <w:rPr>
          <w:rFonts w:eastAsia="Arial"/>
          <w:lang w:val="en-US"/>
        </w:rPr>
      </w:pPr>
      <w:r w:rsidRPr="00F1675E">
        <w:rPr>
          <w:rFonts w:eastAsia="Arial"/>
        </w:rPr>
        <w:t>Th</w:t>
      </w:r>
      <w:ins w:id="22" w:author="Microsoft Office User" w:date="2026-06-13T08:20:00Z">
        <w:r w:rsidR="00CC1D19">
          <w:rPr>
            <w:rFonts w:eastAsia="Arial"/>
            <w:lang w:val="en-US"/>
          </w:rPr>
          <w:t>e Padmanabhan</w:t>
        </w:r>
      </w:ins>
      <w:del w:id="23" w:author="Microsoft Office User" w:date="2026-06-13T08:20:00Z">
        <w:r w:rsidDel="00CC1D19">
          <w:rPr>
            <w:rFonts w:eastAsia="Arial"/>
            <w:lang w:val="en-US"/>
          </w:rPr>
          <w:delText>is</w:delText>
        </w:r>
      </w:del>
      <w:r>
        <w:rPr>
          <w:rFonts w:eastAsia="Arial"/>
          <w:lang w:val="en-US"/>
        </w:rPr>
        <w:t xml:space="preserve"> </w:t>
      </w:r>
      <w:r w:rsidRPr="00F1675E">
        <w:rPr>
          <w:rFonts w:eastAsia="Arial"/>
        </w:rPr>
        <w:t xml:space="preserve">lab studies how the circadian clock </w:t>
      </w:r>
      <w:r>
        <w:rPr>
          <w:rFonts w:eastAsia="Arial"/>
          <w:lang w:val="en-US"/>
        </w:rPr>
        <w:t>(</w:t>
      </w:r>
      <w:r w:rsidRPr="00F1675E">
        <w:rPr>
          <w:rFonts w:eastAsia="Arial"/>
        </w:rPr>
        <w:t>the body's internal 24-hour timer</w:t>
      </w:r>
      <w:r>
        <w:rPr>
          <w:rFonts w:eastAsia="Arial"/>
          <w:lang w:val="en-US"/>
        </w:rPr>
        <w:t xml:space="preserve">) </w:t>
      </w:r>
      <w:r w:rsidRPr="00F1675E">
        <w:rPr>
          <w:rFonts w:eastAsia="Arial"/>
        </w:rPr>
        <w:t>controls gene activit</w:t>
      </w:r>
      <w:r w:rsidR="00C13048">
        <w:rPr>
          <w:rFonts w:eastAsia="Arial"/>
          <w:lang w:val="en-US"/>
        </w:rPr>
        <w:t>y</w:t>
      </w:r>
      <w:r w:rsidR="00D64585">
        <w:rPr>
          <w:rFonts w:eastAsia="Arial"/>
          <w:lang w:val="en-US"/>
        </w:rPr>
        <w:t xml:space="preserve">, with one research </w:t>
      </w:r>
      <w:r w:rsidR="00A53DC5">
        <w:rPr>
          <w:rFonts w:eastAsia="Arial"/>
          <w:lang w:val="en-US"/>
        </w:rPr>
        <w:t xml:space="preserve">line </w:t>
      </w:r>
      <w:r w:rsidRPr="00F1675E">
        <w:rPr>
          <w:rFonts w:eastAsia="Arial"/>
        </w:rPr>
        <w:t>focuse</w:t>
      </w:r>
      <w:r w:rsidR="00D64585">
        <w:rPr>
          <w:rFonts w:eastAsia="Arial"/>
          <w:lang w:val="en-US"/>
        </w:rPr>
        <w:t>d</w:t>
      </w:r>
      <w:r w:rsidRPr="00F1675E">
        <w:rPr>
          <w:rFonts w:eastAsia="Arial"/>
        </w:rPr>
        <w:t xml:space="preserve"> on the liver, </w:t>
      </w:r>
      <w:r w:rsidR="00D64585">
        <w:rPr>
          <w:rFonts w:eastAsia="Arial"/>
          <w:lang w:val="en-US"/>
        </w:rPr>
        <w:t xml:space="preserve">and </w:t>
      </w:r>
      <w:ins w:id="24" w:author="Microsoft Office User" w:date="2026-06-13T08:20:00Z">
        <w:r w:rsidR="00CC1D19">
          <w:rPr>
            <w:rFonts w:eastAsia="Arial"/>
            <w:lang w:val="en-US"/>
          </w:rPr>
          <w:t>e</w:t>
        </w:r>
      </w:ins>
      <w:r w:rsidR="00D64585">
        <w:rPr>
          <w:rFonts w:eastAsia="Arial"/>
          <w:lang w:val="en-US"/>
        </w:rPr>
        <w:t xml:space="preserve">specially on </w:t>
      </w:r>
      <w:r w:rsidRPr="00F1675E">
        <w:rPr>
          <w:rFonts w:eastAsia="Arial"/>
        </w:rPr>
        <w:t>alternative splicing</w:t>
      </w:r>
      <w:r>
        <w:rPr>
          <w:rFonts w:eastAsia="Arial"/>
          <w:lang w:val="en-US"/>
        </w:rPr>
        <w:t xml:space="preserve">, which is </w:t>
      </w:r>
      <w:r w:rsidRPr="00F1675E">
        <w:rPr>
          <w:rFonts w:eastAsia="Arial"/>
        </w:rPr>
        <w:t>the focus of this internship</w:t>
      </w:r>
      <w:r w:rsidR="00D64585">
        <w:rPr>
          <w:rFonts w:eastAsia="Arial"/>
          <w:lang w:val="en-US"/>
        </w:rPr>
        <w:t xml:space="preserve">. </w:t>
      </w:r>
      <w:r w:rsidR="00D64585" w:rsidRPr="00D64585">
        <w:rPr>
          <w:rFonts w:eastAsia="Arial"/>
        </w:rPr>
        <w:t>Within this context, the internship was structured around two sequential projects</w:t>
      </w:r>
      <w:r w:rsidR="00D64585">
        <w:rPr>
          <w:rFonts w:eastAsia="Arial"/>
          <w:lang w:val="en-US"/>
        </w:rPr>
        <w:t xml:space="preserve">, </w:t>
      </w:r>
      <w:r w:rsidR="00D64585" w:rsidRPr="00D64585">
        <w:rPr>
          <w:rFonts w:eastAsia="Arial"/>
        </w:rPr>
        <w:t>with additional projects to be added if time allows:</w:t>
      </w:r>
    </w:p>
    <w:p w:rsidR="00A02773" w:rsidRPr="00A02773" w:rsidRDefault="00A02773" w:rsidP="00A02773">
      <w:pPr>
        <w:jc w:val="both"/>
        <w:rPr>
          <w:rFonts w:eastAsia="Arial"/>
          <w:lang w:val="en-US"/>
        </w:rPr>
      </w:pPr>
    </w:p>
    <w:p w:rsidR="00F1675E" w:rsidRPr="00F1675E" w:rsidRDefault="00A02773" w:rsidP="00A02773">
      <w:pPr>
        <w:tabs>
          <w:tab w:val="num" w:pos="720"/>
        </w:tabs>
        <w:jc w:val="both"/>
        <w:rPr>
          <w:rFonts w:eastAsia="Arial"/>
          <w:b/>
          <w:bCs/>
          <w:lang w:val="en-US"/>
        </w:rPr>
      </w:pPr>
      <w:r w:rsidRPr="00A02773">
        <w:rPr>
          <w:rFonts w:eastAsia="Arial"/>
          <w:b/>
          <w:bCs/>
          <w:lang w:val="en-US"/>
        </w:rPr>
        <w:t>P</w:t>
      </w:r>
      <w:r w:rsidRPr="00A02773">
        <w:rPr>
          <w:rFonts w:eastAsia="Arial"/>
          <w:b/>
          <w:bCs/>
        </w:rPr>
        <w:t>roject 1</w:t>
      </w:r>
      <w:r w:rsidRPr="00A02773">
        <w:rPr>
          <w:rFonts w:eastAsia="Arial"/>
        </w:rPr>
        <w:t xml:space="preserve"> explored how a key parameter of SUPPA (a tool that detects and quantifies alternative splicing events, </w:t>
      </w:r>
      <w:proofErr w:type="gramStart"/>
      <w:r w:rsidRPr="00A02773">
        <w:rPr>
          <w:rFonts w:eastAsia="Arial"/>
        </w:rPr>
        <w:t>i.e.</w:t>
      </w:r>
      <w:proofErr w:type="gramEnd"/>
      <w:r w:rsidRPr="00A02773">
        <w:rPr>
          <w:rFonts w:eastAsia="Arial"/>
        </w:rPr>
        <w:t xml:space="preserve"> specific instances of exon/intron variation between RNA versions, see Section 4.1) affects event detection (Figures 6-12). It showed that relaxing this parameter by 1 nucleotide (nt) produces a superset of the stricter-setting's events, that 1nt is the meaningful inflection point, and that both settings produce consistent PSI (Percent Spliced In) values for shared events</w:t>
      </w:r>
      <w:r w:rsidRPr="00A02773">
        <w:rPr>
          <w:rFonts w:eastAsia="Arial"/>
          <w:lang w:val="en-US"/>
        </w:rPr>
        <w:t>.</w:t>
      </w:r>
    </w:p>
    <w:p w:rsidR="00A02773" w:rsidRDefault="00A02773" w:rsidP="00A02773">
      <w:pPr>
        <w:jc w:val="both"/>
        <w:rPr>
          <w:rFonts w:eastAsia="Arial"/>
          <w:b/>
          <w:bCs/>
        </w:rPr>
      </w:pPr>
    </w:p>
    <w:p w:rsidR="00F1675E" w:rsidRDefault="00F1675E" w:rsidP="00A02773">
      <w:pPr>
        <w:jc w:val="both"/>
        <w:rPr>
          <w:rFonts w:eastAsia="Arial"/>
        </w:rPr>
      </w:pPr>
      <w:r w:rsidRPr="00F1675E">
        <w:rPr>
          <w:rFonts w:eastAsia="Arial"/>
          <w:b/>
          <w:bCs/>
        </w:rPr>
        <w:t>Project 2</w:t>
      </w:r>
      <w:r w:rsidRPr="00F1675E">
        <w:rPr>
          <w:rFonts w:eastAsia="Arial"/>
        </w:rPr>
        <w:t xml:space="preserve">, carried out during the remaining internship period, validates the lab's Nanopore-based splicing findings using public Illumina short-read RNA-seq data (Aviram et al., 2021), as requested by </w:t>
      </w:r>
      <w:del w:id="25" w:author="Microsoft Office User" w:date="2026-06-13T08:21:00Z">
        <w:r w:rsidRPr="00F1675E" w:rsidDel="00CC1D19">
          <w:rPr>
            <w:rFonts w:eastAsia="Arial"/>
          </w:rPr>
          <w:delText xml:space="preserve">manuscript </w:delText>
        </w:r>
      </w:del>
      <w:r w:rsidRPr="00F1675E">
        <w:rPr>
          <w:rFonts w:eastAsia="Arial"/>
        </w:rPr>
        <w:t xml:space="preserve">reviewers </w:t>
      </w:r>
      <w:ins w:id="26" w:author="Microsoft Office User" w:date="2026-06-13T08:21:00Z">
        <w:r w:rsidR="00CC1D19">
          <w:rPr>
            <w:rFonts w:eastAsia="Arial"/>
            <w:lang w:val="en-US"/>
          </w:rPr>
          <w:t xml:space="preserve">for a manuscript in revision </w:t>
        </w:r>
      </w:ins>
      <w:r w:rsidRPr="00F1675E">
        <w:rPr>
          <w:rFonts w:eastAsia="Arial"/>
        </w:rPr>
        <w:t>(Figure 13).</w:t>
      </w:r>
    </w:p>
    <w:p w:rsidR="00A02773" w:rsidRPr="00F1675E" w:rsidRDefault="00A02773" w:rsidP="00A02773">
      <w:pPr>
        <w:jc w:val="both"/>
        <w:rPr>
          <w:rFonts w:eastAsia="Arial"/>
        </w:rPr>
      </w:pPr>
    </w:p>
    <w:p w:rsidR="00F1675E" w:rsidRPr="00F1675E" w:rsidRDefault="00F1675E" w:rsidP="00F1675E">
      <w:pPr>
        <w:jc w:val="both"/>
        <w:rPr>
          <w:rFonts w:eastAsia="Arial"/>
        </w:rPr>
      </w:pPr>
      <w:r w:rsidRPr="00F1675E">
        <w:rPr>
          <w:rFonts w:eastAsia="Arial"/>
        </w:rPr>
        <w:t xml:space="preserve">At the time of writing, Project 1 is complete and Project 2 is in </w:t>
      </w:r>
      <w:r w:rsidRPr="00457C57">
        <w:rPr>
          <w:rFonts w:eastAsia="Arial"/>
        </w:rPr>
        <w:t>preparation</w:t>
      </w:r>
      <w:r w:rsidRPr="00F1675E">
        <w:rPr>
          <w:rFonts w:eastAsia="Arial"/>
        </w:rPr>
        <w:t>.</w:t>
      </w:r>
    </w:p>
    <w:p w:rsidR="00E12B20" w:rsidRPr="00F43B17" w:rsidRDefault="001523E8">
      <w:pPr>
        <w:pStyle w:val="Heading1"/>
        <w:rPr>
          <w:lang w:val="en-US"/>
        </w:rPr>
      </w:pPr>
      <w:bookmarkStart w:id="27" w:name="_Toc232176550"/>
      <w:r>
        <w:rPr>
          <w:lang w:val="en-US"/>
        </w:rPr>
        <w:t>2. Internship Conditions</w:t>
      </w:r>
      <w:r w:rsidR="00F43B17">
        <w:rPr>
          <w:lang w:val="en-US"/>
        </w:rPr>
        <w:t xml:space="preserve">, </w:t>
      </w:r>
      <w:r>
        <w:t>Host Institution</w:t>
      </w:r>
      <w:r w:rsidR="00F43B17">
        <w:rPr>
          <w:lang w:val="en-US"/>
        </w:rPr>
        <w:t>,</w:t>
      </w:r>
      <w:r>
        <w:t xml:space="preserve"> and Research Team</w:t>
      </w:r>
      <w:bookmarkEnd w:id="27"/>
    </w:p>
    <w:p w:rsidR="00E12B20" w:rsidRPr="007C2843" w:rsidRDefault="00F43B17">
      <w:pPr>
        <w:pStyle w:val="Heading2"/>
      </w:pPr>
      <w:bookmarkStart w:id="28" w:name="_Toc232176551"/>
      <w:r>
        <w:rPr>
          <w:lang w:val="fr-FR"/>
        </w:rPr>
        <w:t>2</w:t>
      </w:r>
      <w:r w:rsidR="001523E8">
        <w:t>.1 Institut de Genomique Fonctionnelle de Lyon (IGFL)</w:t>
      </w:r>
      <w:bookmarkEnd w:id="28"/>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F43B17">
      <w:pPr>
        <w:pStyle w:val="Heading2"/>
      </w:pPr>
      <w:bookmarkStart w:id="29" w:name="_Toc232176552"/>
      <w:r>
        <w:rPr>
          <w:lang w:val="en-US"/>
        </w:rPr>
        <w:t>2</w:t>
      </w:r>
      <w:r w:rsidR="001523E8">
        <w:t>.2 The Padmanabhan Research Group</w:t>
      </w:r>
      <w:bookmarkEnd w:id="29"/>
    </w:p>
    <w:p w:rsidR="00457C57" w:rsidRDefault="00457C57" w:rsidP="00457C57">
      <w:pPr>
        <w:jc w:val="both"/>
      </w:pPr>
      <w:r w:rsidRPr="00457C57">
        <w:t xml:space="preserve">A key focus is the relationship between the clock and RNA processing: not just which genes are turned on or off, but which transcript isoforms </w:t>
      </w:r>
      <w:r w:rsidR="00A02773">
        <w:rPr>
          <w:lang w:val="en-US"/>
        </w:rPr>
        <w:t xml:space="preserve">(“RNA versions”) </w:t>
      </w:r>
      <w:r w:rsidRPr="00457C57">
        <w:t>are produced and how the clock shapes that choice over time. This includes alternative splicing, chromatin organization, and the role of specific regulatory factors connecting the two.</w:t>
      </w:r>
    </w:p>
    <w:p w:rsidR="007E3A03" w:rsidRDefault="007E3A03" w:rsidP="00457C57">
      <w:pPr>
        <w:jc w:val="both"/>
      </w:pPr>
    </w:p>
    <w:p w:rsidR="00A02773" w:rsidRDefault="008B183F" w:rsidP="00457C57">
      <w:pPr>
        <w:jc w:val="both"/>
      </w:pPr>
      <w:r w:rsidRPr="008B183F">
        <w:lastRenderedPageBreak/>
        <w:t xml:space="preserve">The data used in this project comes from mouse liver RNA, sequenced using Oxford Nanopore long-read sequencing in collaboration with Prof. Yutaka Suzuki's group (University of Tokyo). Three experimental conditions were sampled, each with 3 biological replicates: wild-type mice (WT) at two circadian times (CT8 and CT20), and Per1/Per2 double-knockout mice (PerKO), a mutant </w:t>
      </w:r>
      <w:del w:id="30" w:author="Microsoft Office User" w:date="2026-06-13T08:22:00Z">
        <w:r w:rsidRPr="008B183F" w:rsidDel="00CC1D19">
          <w:delText xml:space="preserve">line </w:delText>
        </w:r>
      </w:del>
      <w:ins w:id="31" w:author="Microsoft Office User" w:date="2026-06-13T08:22:00Z">
        <w:r w:rsidR="00CC1D19">
          <w:rPr>
            <w:lang w:val="en-US"/>
          </w:rPr>
          <w:t>mouse strain</w:t>
        </w:r>
        <w:r w:rsidR="00CC1D19" w:rsidRPr="008B183F">
          <w:t xml:space="preserve"> </w:t>
        </w:r>
      </w:ins>
      <w:r w:rsidRPr="008B183F">
        <w:t xml:space="preserve">with a disrupted circadian clock, at CT20 (Table </w:t>
      </w:r>
      <w:r>
        <w:rPr>
          <w:lang w:val="en-US"/>
        </w:rPr>
        <w:t>1</w:t>
      </w:r>
      <w:r w:rsidRPr="008B183F">
        <w:t>, Annex A). Project 2 uses a different experimental design, detailed in its corresponding annex (Annex E).</w:t>
      </w:r>
    </w:p>
    <w:p w:rsidR="008B183F" w:rsidRDefault="008B183F" w:rsidP="00457C57">
      <w:pPr>
        <w:jc w:val="both"/>
        <w:rPr>
          <w:lang w:val="en-US"/>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8"/>
        <w:gridCol w:w="1795"/>
      </w:tblGrid>
      <w:tr w:rsidR="00A02773" w:rsidRPr="007C2843" w:rsidTr="002066A5">
        <w:tc>
          <w:tcPr>
            <w:tcW w:w="0" w:type="auto"/>
            <w:shd w:val="clear" w:color="auto" w:fill="2E75B6"/>
            <w:tcMar>
              <w:top w:w="80" w:type="dxa"/>
              <w:left w:w="120" w:type="dxa"/>
              <w:bottom w:w="80" w:type="dxa"/>
              <w:right w:w="120" w:type="dxa"/>
            </w:tcMar>
          </w:tcPr>
          <w:p w:rsidR="00A02773" w:rsidRPr="006207A3" w:rsidRDefault="00A02773" w:rsidP="0046132D">
            <w:pPr>
              <w:rPr>
                <w:b/>
                <w:bCs/>
                <w:sz w:val="20"/>
                <w:szCs w:val="20"/>
                <w:lang w:val="en-US"/>
              </w:rPr>
            </w:pPr>
            <w:r w:rsidRPr="006207A3">
              <w:rPr>
                <w:b/>
                <w:bCs/>
                <w:color w:val="FFFFFF" w:themeColor="background1"/>
                <w:sz w:val="20"/>
                <w:szCs w:val="20"/>
                <w:lang w:val="en-US"/>
              </w:rPr>
              <w:t>Condition</w:t>
            </w:r>
          </w:p>
        </w:tc>
        <w:tc>
          <w:tcPr>
            <w:tcW w:w="983" w:type="pct"/>
            <w:shd w:val="clear" w:color="auto" w:fill="2E75B6"/>
            <w:tcMar>
              <w:top w:w="80" w:type="dxa"/>
              <w:left w:w="120" w:type="dxa"/>
              <w:bottom w:w="80" w:type="dxa"/>
              <w:right w:w="120" w:type="dxa"/>
            </w:tcMar>
          </w:tcPr>
          <w:p w:rsidR="00A02773" w:rsidRPr="006207A3" w:rsidRDefault="00A02773" w:rsidP="0046132D">
            <w:pPr>
              <w:rPr>
                <w:sz w:val="20"/>
                <w:szCs w:val="20"/>
                <w:lang w:val="en-US"/>
              </w:rPr>
            </w:pPr>
            <w:r w:rsidRPr="006207A3">
              <w:rPr>
                <w:b/>
                <w:bCs/>
                <w:color w:val="FFFFFF"/>
                <w:sz w:val="20"/>
                <w:szCs w:val="20"/>
                <w:lang w:val="en-US"/>
              </w:rPr>
              <w:t>Genotype</w:t>
            </w:r>
          </w:p>
        </w:tc>
        <w:tc>
          <w:tcPr>
            <w:tcW w:w="1257" w:type="pct"/>
            <w:shd w:val="clear" w:color="auto" w:fill="2E75B6"/>
            <w:tcMar>
              <w:top w:w="80" w:type="dxa"/>
              <w:left w:w="120" w:type="dxa"/>
              <w:bottom w:w="80" w:type="dxa"/>
              <w:right w:w="120" w:type="dxa"/>
            </w:tcMar>
          </w:tcPr>
          <w:p w:rsidR="00A02773" w:rsidRPr="006207A3" w:rsidRDefault="00A02773" w:rsidP="0046132D">
            <w:pPr>
              <w:rPr>
                <w:sz w:val="20"/>
                <w:szCs w:val="20"/>
              </w:rPr>
            </w:pPr>
            <w:r w:rsidRPr="006207A3">
              <w:rPr>
                <w:b/>
                <w:bCs/>
                <w:color w:val="FFFFFF"/>
                <w:sz w:val="20"/>
                <w:szCs w:val="20"/>
                <w:lang w:val="en-US"/>
              </w:rPr>
              <w:t>Circadian Time (CT)</w:t>
            </w:r>
          </w:p>
        </w:tc>
        <w:tc>
          <w:tcPr>
            <w:tcW w:w="995" w:type="pct"/>
            <w:shd w:val="clear" w:color="auto" w:fill="2E75B6"/>
          </w:tcPr>
          <w:p w:rsidR="00A02773" w:rsidRPr="006207A3" w:rsidRDefault="002066A5" w:rsidP="0046132D">
            <w:pPr>
              <w:rPr>
                <w:b/>
                <w:bCs/>
                <w:color w:val="FFFFFF"/>
                <w:sz w:val="20"/>
                <w:szCs w:val="20"/>
              </w:rPr>
            </w:pPr>
            <w:r w:rsidRPr="006207A3">
              <w:rPr>
                <w:b/>
                <w:bCs/>
                <w:color w:val="FFFFFF"/>
                <w:sz w:val="20"/>
                <w:szCs w:val="20"/>
                <w:lang w:val="en-US"/>
              </w:rPr>
              <w:t xml:space="preserve"> Replicates</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CT8</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proofErr w:type="spellStart"/>
            <w:r w:rsidRPr="006207A3">
              <w:rPr>
                <w:color w:val="000000"/>
                <w:sz w:val="20"/>
                <w:szCs w:val="20"/>
                <w:lang w:val="en-US"/>
              </w:rPr>
              <w:t>PerKO</w:t>
            </w:r>
            <w:proofErr w:type="spellEnd"/>
            <w:r w:rsidRPr="006207A3">
              <w:rPr>
                <w:color w:val="000000"/>
                <w:sz w:val="20"/>
                <w:szCs w:val="20"/>
                <w:lang w:val="en-US"/>
              </w:rPr>
              <w:t xml:space="preserve">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Per1/Per2 KO</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CT20</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3</w:t>
            </w:r>
          </w:p>
        </w:tc>
      </w:tr>
    </w:tbl>
    <w:p w:rsidR="00A02773" w:rsidRPr="008B183F" w:rsidRDefault="008B183F" w:rsidP="008B183F">
      <w:pPr>
        <w:spacing w:after="200"/>
        <w:jc w:val="center"/>
        <w:rPr>
          <w:i/>
          <w:iCs/>
          <w:color w:val="555555"/>
          <w:sz w:val="20"/>
          <w:szCs w:val="20"/>
        </w:rPr>
      </w:pPr>
      <w:r>
        <w:rPr>
          <w:i/>
          <w:iCs/>
          <w:color w:val="555555"/>
          <w:sz w:val="20"/>
          <w:szCs w:val="20"/>
          <w:lang w:val="en-US"/>
        </w:rPr>
        <w:t>Table</w:t>
      </w:r>
      <w:r w:rsidRPr="00A21F58">
        <w:rPr>
          <w:i/>
          <w:iCs/>
          <w:color w:val="555555"/>
          <w:sz w:val="20"/>
          <w:szCs w:val="20"/>
        </w:rPr>
        <w:t xml:space="preserve"> 1. </w:t>
      </w:r>
      <w:r w:rsidRPr="008B183F">
        <w:rPr>
          <w:i/>
          <w:iCs/>
          <w:color w:val="555555"/>
          <w:sz w:val="20"/>
          <w:szCs w:val="20"/>
        </w:rPr>
        <w:t>Experimental design for Project 1: three conditions</w:t>
      </w:r>
      <w:r>
        <w:rPr>
          <w:i/>
          <w:iCs/>
          <w:color w:val="555555"/>
          <w:sz w:val="20"/>
          <w:szCs w:val="20"/>
          <w:lang w:val="en-US"/>
        </w:rPr>
        <w:t xml:space="preserve">, </w:t>
      </w:r>
      <w:r w:rsidRPr="008B183F">
        <w:rPr>
          <w:i/>
          <w:iCs/>
          <w:color w:val="555555"/>
          <w:sz w:val="20"/>
          <w:szCs w:val="20"/>
        </w:rPr>
        <w:t>each with 3 biological replicates.</w:t>
      </w:r>
    </w:p>
    <w:p w:rsidR="00E12B20" w:rsidRPr="0066082B" w:rsidRDefault="00F43B17">
      <w:pPr>
        <w:pStyle w:val="Heading2"/>
        <w:rPr>
          <w:lang w:val="en-US"/>
        </w:rPr>
      </w:pPr>
      <w:bookmarkStart w:id="32" w:name="_Toc232176553"/>
      <w:r>
        <w:rPr>
          <w:lang w:val="en-US"/>
        </w:rPr>
        <w:t>2</w:t>
      </w:r>
      <w:r w:rsidR="001523E8">
        <w:t xml:space="preserve">.3 </w:t>
      </w:r>
      <w:r w:rsidR="0066082B">
        <w:rPr>
          <w:lang w:val="en-US"/>
        </w:rPr>
        <w:t>Internship Conditions and Team</w:t>
      </w:r>
      <w:bookmarkEnd w:id="32"/>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w:t>
      </w:r>
      <w:ins w:id="33" w:author="Microsoft Office User" w:date="2026-06-13T08:24:00Z">
        <w:r w:rsidR="00121873">
          <w:rPr>
            <w:lang w:val="en-US"/>
          </w:rPr>
          <w:t xml:space="preserve">Institute of Theoretical Biology, Humboldt University, </w:t>
        </w:r>
      </w:ins>
      <w:r w:rsidRPr="00457C57">
        <w:t xml:space="preserve">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w:t>
      </w:r>
      <w:ins w:id="34" w:author="Microsoft Office User" w:date="2026-06-13T08:24:00Z">
        <w:r w:rsidR="00121873">
          <w:rPr>
            <w:lang w:val="en-US"/>
          </w:rPr>
          <w:t>, a research engineer in the team</w:t>
        </w:r>
      </w:ins>
      <w:r w:rsidRPr="00457C57">
        <w:t>. The computational work was done on a laboratory-provided Mac workstation using Bash and Python, with version control on GitHub.</w:t>
      </w:r>
    </w:p>
    <w:p w:rsidR="00E12B20" w:rsidRPr="007C2843" w:rsidRDefault="00F43B17">
      <w:pPr>
        <w:pStyle w:val="Heading1"/>
      </w:pPr>
      <w:bookmarkStart w:id="35" w:name="_Toc232176554"/>
      <w:r>
        <w:rPr>
          <w:lang w:val="en-US"/>
        </w:rPr>
        <w:t>3</w:t>
      </w:r>
      <w:r w:rsidR="001523E8">
        <w:t>. Scientific and Technical Background</w:t>
      </w:r>
      <w:bookmarkEnd w:id="35"/>
    </w:p>
    <w:p w:rsidR="00645B3A" w:rsidRDefault="00F43B17" w:rsidP="008E4B32">
      <w:pPr>
        <w:pStyle w:val="Heading2"/>
        <w:rPr>
          <w:lang w:val="en-US"/>
        </w:rPr>
      </w:pPr>
      <w:bookmarkStart w:id="36" w:name="_Toc232176555"/>
      <w:r>
        <w:rPr>
          <w:lang w:val="en-US"/>
        </w:rPr>
        <w:t>3</w:t>
      </w:r>
      <w:r w:rsidR="001523E8">
        <w:t xml:space="preserve">.1 </w:t>
      </w:r>
      <w:r w:rsidR="008B183F">
        <w:rPr>
          <w:lang w:val="en-US"/>
        </w:rPr>
        <w:t>Splicing basics and SUPPA event types</w:t>
      </w:r>
      <w:bookmarkEnd w:id="36"/>
    </w:p>
    <w:p w:rsidR="00587D79" w:rsidRDefault="008E3A87" w:rsidP="00587D79">
      <w:pPr>
        <w:spacing w:after="200"/>
        <w:jc w:val="both"/>
        <w:rPr>
          <w:noProof/>
          <w:lang w:val="en-US"/>
        </w:rPr>
      </w:pPr>
      <w:r>
        <w:rPr>
          <w:noProof/>
        </w:rPr>
        <w:drawing>
          <wp:anchor distT="0" distB="0" distL="114300" distR="114300" simplePos="0" relativeHeight="251678720" behindDoc="0" locked="0" layoutInCell="1" allowOverlap="1">
            <wp:simplePos x="0" y="0"/>
            <wp:positionH relativeFrom="column">
              <wp:posOffset>1473200</wp:posOffset>
            </wp:positionH>
            <wp:positionV relativeFrom="paragraph">
              <wp:posOffset>935018</wp:posOffset>
            </wp:positionV>
            <wp:extent cx="2369976" cy="1579590"/>
            <wp:effectExtent l="0" t="0" r="5080" b="0"/>
            <wp:wrapNone/>
            <wp:docPr id="4525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445" name="Picture 452547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9976" cy="1579590"/>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DNA carries the genetic code in every cell of our body</w:t>
      </w:r>
      <w:r>
        <w:rPr>
          <w:noProof/>
          <w:lang w:val="en-US"/>
        </w:rPr>
        <w:t>, written as a sequence of four chemical letters called nucleotides (nt).</w:t>
      </w:r>
      <w:r w:rsidR="00587D79" w:rsidRPr="00587D79">
        <w:rPr>
          <w:noProof/>
        </w:rPr>
        <w:t xml:space="preserve"> Specific sections of DNA called genes contain the instructions for building proteins</w:t>
      </w:r>
      <w:r w:rsidR="00587D79">
        <w:rPr>
          <w:noProof/>
          <w:lang w:val="en-US"/>
        </w:rPr>
        <w:t xml:space="preserve"> (</w:t>
      </w:r>
      <w:r w:rsidR="00587D79" w:rsidRPr="00587D79">
        <w:rPr>
          <w:noProof/>
        </w:rPr>
        <w:t>the molecules that do most of the work in a cell</w:t>
      </w:r>
      <w:r w:rsidR="00587D79">
        <w:rPr>
          <w:noProof/>
          <w:lang w:val="en-US"/>
        </w:rPr>
        <w:t>)</w:t>
      </w:r>
      <w:r w:rsidR="00587D79" w:rsidRPr="00587D79">
        <w:rPr>
          <w:noProof/>
        </w:rPr>
        <w:t>.</w:t>
      </w:r>
      <w:r>
        <w:rPr>
          <w:noProof/>
          <w:lang w:val="en-US"/>
        </w:rPr>
        <w:t xml:space="preserve"> </w:t>
      </w:r>
      <w:r w:rsidR="00587D79" w:rsidRPr="00587D79">
        <w:rPr>
          <w:noProof/>
        </w:rPr>
        <w:t xml:space="preserve">To build a protein, the cell first copies a gene into a molecule called messenger RNA (mRNA) </w:t>
      </w:r>
      <w:r w:rsidR="00587D79">
        <w:rPr>
          <w:noProof/>
          <w:lang w:val="en-US"/>
        </w:rPr>
        <w:t>(</w:t>
      </w:r>
      <w:r w:rsidR="00587D79" w:rsidRPr="00587D79">
        <w:rPr>
          <w:noProof/>
        </w:rPr>
        <w:t>this is called transcription</w:t>
      </w:r>
      <w:r w:rsidR="00587D79">
        <w:rPr>
          <w:noProof/>
          <w:lang w:val="en-US"/>
        </w:rPr>
        <w:t>)</w:t>
      </w:r>
      <w:r w:rsidR="00587D79" w:rsidRPr="00587D79">
        <w:rPr>
          <w:noProof/>
        </w:rPr>
        <w:t xml:space="preserve">. The mRNA is then used to assemble the protein </w:t>
      </w:r>
      <w:r w:rsidR="00587D79">
        <w:rPr>
          <w:noProof/>
          <w:lang w:val="en-US"/>
        </w:rPr>
        <w:t>(</w:t>
      </w:r>
      <w:r w:rsidR="00587D79" w:rsidRPr="00587D79">
        <w:rPr>
          <w:noProof/>
        </w:rPr>
        <w:t>this is called translation</w:t>
      </w:r>
      <w:r w:rsidR="00587D79">
        <w:rPr>
          <w:noProof/>
          <w:lang w:val="en-US"/>
        </w:rPr>
        <w:t>).</w:t>
      </w:r>
    </w:p>
    <w:p w:rsidR="00372DD1" w:rsidRDefault="00372DD1" w:rsidP="00587D79">
      <w:pPr>
        <w:spacing w:after="200"/>
        <w:jc w:val="both"/>
        <w:rPr>
          <w:noProof/>
          <w:lang w:val="en-US"/>
        </w:rPr>
      </w:pPr>
    </w:p>
    <w:p w:rsidR="003D7EC5" w:rsidRDefault="003D7EC5" w:rsidP="00587D79">
      <w:pPr>
        <w:spacing w:after="200"/>
        <w:jc w:val="both"/>
        <w:rPr>
          <w:noProof/>
          <w:lang w:val="en-US"/>
        </w:rPr>
      </w:pPr>
    </w:p>
    <w:p w:rsidR="003D7EC5" w:rsidRDefault="003D7EC5" w:rsidP="00587D79">
      <w:pPr>
        <w:spacing w:after="200"/>
        <w:jc w:val="both"/>
        <w:rPr>
          <w:noProof/>
          <w:lang w:val="en-US"/>
        </w:rPr>
      </w:pPr>
    </w:p>
    <w:p w:rsidR="00046F03" w:rsidRDefault="00046F03" w:rsidP="00587D79">
      <w:pPr>
        <w:spacing w:after="200"/>
        <w:jc w:val="both"/>
        <w:rPr>
          <w:noProof/>
          <w:lang w:val="en-US"/>
        </w:rPr>
      </w:pPr>
    </w:p>
    <w:p w:rsidR="008B183F" w:rsidRDefault="008B183F" w:rsidP="00587D79">
      <w:pPr>
        <w:spacing w:after="200"/>
        <w:jc w:val="both"/>
        <w:rPr>
          <w:noProof/>
          <w:lang w:val="en-US"/>
        </w:rPr>
      </w:pPr>
    </w:p>
    <w:p w:rsidR="008E3A87" w:rsidRDefault="008E3A87" w:rsidP="00587D79">
      <w:pPr>
        <w:spacing w:after="200"/>
        <w:jc w:val="both"/>
        <w:rPr>
          <w:noProof/>
          <w:lang w:val="en-US"/>
        </w:rPr>
      </w:pPr>
    </w:p>
    <w:p w:rsidR="003D7EC5" w:rsidRPr="00587D79" w:rsidRDefault="003D7EC5" w:rsidP="003D7EC5">
      <w:pPr>
        <w:spacing w:after="200"/>
        <w:rPr>
          <w:i/>
          <w:iCs/>
          <w:color w:val="555555"/>
          <w:sz w:val="20"/>
          <w:szCs w:val="20"/>
        </w:rPr>
      </w:pPr>
      <w:r w:rsidRPr="00A21F58">
        <w:rPr>
          <w:i/>
          <w:iCs/>
          <w:color w:val="555555"/>
          <w:sz w:val="20"/>
          <w:szCs w:val="20"/>
        </w:rPr>
        <w:t>Figure 1. The central dogma of molecular biology. Wellcome Connecting Science. Retrieved from YourGenome (https://www.yourgenome.org/theme/how-is-dna-turned-into-protein-the-central-dogma-of-molecular-biology/).</w:t>
      </w:r>
    </w:p>
    <w:p w:rsidR="00587D79" w:rsidRPr="00587D79" w:rsidRDefault="00587D79" w:rsidP="00587D79">
      <w:pPr>
        <w:spacing w:after="200"/>
        <w:jc w:val="both"/>
        <w:rPr>
          <w:noProof/>
        </w:rPr>
      </w:pPr>
      <w:r w:rsidRPr="00587D79">
        <w:rPr>
          <w:noProof/>
        </w:rPr>
        <w:lastRenderedPageBreak/>
        <w:t>However, the mRNA isn't ready to use straight away. The initial copy, called pre-mRNA, contains sections that don't code for anything: introns. The functional sections are called exons. Before translation, the cell removes the introns and joins the exons together</w:t>
      </w:r>
      <w:r>
        <w:rPr>
          <w:noProof/>
          <w:lang w:val="en-US"/>
        </w:rPr>
        <w:t xml:space="preserve">, </w:t>
      </w:r>
      <w:r w:rsidRPr="00587D79">
        <w:rPr>
          <w:noProof/>
        </w:rPr>
        <w:t>a process called splicing</w:t>
      </w:r>
      <w:r w:rsidR="008B183F">
        <w:rPr>
          <w:noProof/>
          <w:lang w:val="en-US"/>
        </w:rPr>
        <w:t xml:space="preserve">, </w:t>
      </w:r>
      <w:r w:rsidRPr="00587D79">
        <w:rPr>
          <w:noProof/>
        </w:rPr>
        <w:t>producing the final mature mRNA.</w:t>
      </w:r>
    </w:p>
    <w:p w:rsidR="003D7EC5" w:rsidRPr="008B183F" w:rsidRDefault="009A29BB" w:rsidP="003D7EC5">
      <w:pPr>
        <w:spacing w:after="200"/>
        <w:jc w:val="both"/>
        <w:rPr>
          <w:noProof/>
          <w:lang w:val="en-US"/>
        </w:rPr>
      </w:pPr>
      <w:r>
        <w:rPr>
          <w:noProof/>
        </w:rPr>
        <w:drawing>
          <wp:anchor distT="0" distB="0" distL="114300" distR="114300" simplePos="0" relativeHeight="251679744" behindDoc="0" locked="0" layoutInCell="1" allowOverlap="1">
            <wp:simplePos x="0" y="0"/>
            <wp:positionH relativeFrom="column">
              <wp:posOffset>969645</wp:posOffset>
            </wp:positionH>
            <wp:positionV relativeFrom="paragraph">
              <wp:posOffset>468371</wp:posOffset>
            </wp:positionV>
            <wp:extent cx="3946836" cy="2098915"/>
            <wp:effectExtent l="0" t="0" r="3175" b="0"/>
            <wp:wrapNone/>
            <wp:docPr id="145293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120" name="Picture 1452937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6836" cy="2098915"/>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 xml:space="preserve">Splicing </w:t>
      </w:r>
      <w:del w:id="37" w:author="Microsoft Office User" w:date="2026-06-13T08:44:00Z">
        <w:r w:rsidR="00587D79" w:rsidRPr="00587D79" w:rsidDel="00102F0C">
          <w:rPr>
            <w:noProof/>
          </w:rPr>
          <w:delText>is not</w:delText>
        </w:r>
      </w:del>
      <w:ins w:id="38" w:author="Microsoft Office User" w:date="2026-06-13T08:44:00Z">
        <w:r w:rsidR="00102F0C">
          <w:rPr>
            <w:noProof/>
            <w:lang w:val="en-US"/>
          </w:rPr>
          <w:t>does not</w:t>
        </w:r>
      </w:ins>
      <w:r w:rsidR="00587D79" w:rsidRPr="00587D79">
        <w:rPr>
          <w:noProof/>
        </w:rPr>
        <w:t xml:space="preserve"> always </w:t>
      </w:r>
      <w:del w:id="39" w:author="Microsoft Office User" w:date="2026-06-13T08:44:00Z">
        <w:r w:rsidR="00587D79" w:rsidRPr="00587D79" w:rsidDel="00102F0C">
          <w:rPr>
            <w:noProof/>
          </w:rPr>
          <w:delText xml:space="preserve">done </w:delText>
        </w:r>
      </w:del>
      <w:ins w:id="40" w:author="Microsoft Office User" w:date="2026-06-13T08:44:00Z">
        <w:r w:rsidR="00102F0C">
          <w:rPr>
            <w:noProof/>
            <w:lang w:val="en-US"/>
          </w:rPr>
          <w:t>occur</w:t>
        </w:r>
        <w:r w:rsidR="00102F0C" w:rsidRPr="00587D79">
          <w:rPr>
            <w:noProof/>
          </w:rPr>
          <w:t xml:space="preserve"> </w:t>
        </w:r>
      </w:ins>
      <w:r w:rsidR="00587D79" w:rsidRPr="00587D79">
        <w:rPr>
          <w:noProof/>
        </w:rPr>
        <w:t>the same way. The cell can choose to include or skip certain exons, producing different mRNA versions</w:t>
      </w:r>
      <w:r w:rsidR="008E3A87">
        <w:rPr>
          <w:noProof/>
          <w:lang w:val="en-US"/>
        </w:rPr>
        <w:t xml:space="preserve"> (isoforms) </w:t>
      </w:r>
      <w:r w:rsidR="00587D79" w:rsidRPr="00587D79">
        <w:rPr>
          <w:noProof/>
        </w:rPr>
        <w:t xml:space="preserve">from the same gene. This is called </w:t>
      </w:r>
      <w:r w:rsidR="008E3A87">
        <w:rPr>
          <w:noProof/>
          <w:lang w:val="en-US"/>
        </w:rPr>
        <w:t>“</w:t>
      </w:r>
      <w:r w:rsidR="00587D79">
        <w:rPr>
          <w:noProof/>
          <w:lang w:val="en-US"/>
        </w:rPr>
        <w:t>A</w:t>
      </w:r>
      <w:r w:rsidR="00587D79" w:rsidRPr="00587D79">
        <w:rPr>
          <w:noProof/>
        </w:rPr>
        <w:t xml:space="preserve">lternative </w:t>
      </w:r>
      <w:r w:rsidR="00587D79">
        <w:rPr>
          <w:noProof/>
          <w:lang w:val="en-US"/>
        </w:rPr>
        <w:t>S</w:t>
      </w:r>
      <w:r w:rsidR="00587D79" w:rsidRPr="00587D79">
        <w:rPr>
          <w:noProof/>
        </w:rPr>
        <w:t>plicing</w:t>
      </w:r>
      <w:r w:rsidR="008E3A87">
        <w:rPr>
          <w:noProof/>
          <w:lang w:val="en-US"/>
        </w:rPr>
        <w:t>".</w:t>
      </w:r>
    </w:p>
    <w:p w:rsidR="00A21F58" w:rsidRDefault="00A21F58" w:rsidP="00587D79">
      <w:pPr>
        <w:spacing w:after="200"/>
        <w:rPr>
          <w:i/>
          <w:iCs/>
          <w:color w:val="555555"/>
          <w:sz w:val="20"/>
          <w:szCs w:val="20"/>
        </w:rPr>
      </w:pPr>
    </w:p>
    <w:p w:rsidR="00A21F58" w:rsidRDefault="00A21F58" w:rsidP="00587D79">
      <w:pPr>
        <w:spacing w:after="200"/>
        <w:rPr>
          <w:i/>
          <w:iCs/>
          <w:color w:val="555555"/>
          <w:sz w:val="20"/>
          <w:szCs w:val="20"/>
        </w:rPr>
      </w:pPr>
    </w:p>
    <w:p w:rsidR="00587D79" w:rsidRPr="007C2843" w:rsidRDefault="00587D79" w:rsidP="00587D79">
      <w:pPr>
        <w:spacing w:after="200"/>
      </w:pPr>
    </w:p>
    <w:p w:rsidR="00F00EB0" w:rsidRDefault="00F00EB0" w:rsidP="003D7EC5">
      <w:pPr>
        <w:spacing w:after="200"/>
        <w:jc w:val="center"/>
        <w:rPr>
          <w:noProof/>
        </w:rPr>
      </w:pPr>
    </w:p>
    <w:p w:rsidR="00F00EB0" w:rsidRDefault="00F00EB0" w:rsidP="002C2609">
      <w:pPr>
        <w:spacing w:after="200"/>
        <w:jc w:val="both"/>
        <w:rPr>
          <w:noProof/>
        </w:rPr>
      </w:pPr>
    </w:p>
    <w:p w:rsidR="00372DD1" w:rsidRDefault="00372DD1" w:rsidP="00A21F58">
      <w:pPr>
        <w:spacing w:after="200"/>
        <w:rPr>
          <w:i/>
          <w:iCs/>
          <w:color w:val="555555"/>
          <w:sz w:val="20"/>
          <w:szCs w:val="20"/>
        </w:rPr>
      </w:pPr>
    </w:p>
    <w:p w:rsidR="00372DD1" w:rsidRDefault="00372DD1" w:rsidP="00A21F58">
      <w:pPr>
        <w:spacing w:after="200"/>
        <w:rPr>
          <w:i/>
          <w:iCs/>
          <w:color w:val="555555"/>
          <w:sz w:val="20"/>
          <w:szCs w:val="20"/>
        </w:rPr>
      </w:pPr>
    </w:p>
    <w:p w:rsidR="008B183F" w:rsidRPr="00372DD1" w:rsidRDefault="00000000" w:rsidP="00372DD1">
      <w:pPr>
        <w:spacing w:after="200"/>
        <w:jc w:val="center"/>
      </w:pPr>
      <w:r>
        <w:rPr>
          <w:i/>
          <w:iCs/>
          <w:color w:val="555555"/>
          <w:sz w:val="20"/>
          <w:szCs w:val="20"/>
        </w:rPr>
        <w:t xml:space="preserve">Figure </w:t>
      </w:r>
      <w:r w:rsidR="00A21F58">
        <w:rPr>
          <w:i/>
          <w:iCs/>
          <w:color w:val="555555"/>
          <w:sz w:val="20"/>
          <w:szCs w:val="20"/>
          <w:lang w:val="en-US"/>
        </w:rPr>
        <w:t>2</w:t>
      </w:r>
      <w:r>
        <w:rPr>
          <w:i/>
          <w:iCs/>
          <w:color w:val="555555"/>
          <w:sz w:val="20"/>
          <w:szCs w:val="20"/>
        </w:rPr>
        <w:t xml:space="preserve">. </w:t>
      </w:r>
      <w:r w:rsidR="00A045F9">
        <w:rPr>
          <w:i/>
          <w:iCs/>
          <w:color w:val="555555"/>
          <w:sz w:val="20"/>
          <w:szCs w:val="20"/>
          <w:lang w:val="en-US"/>
        </w:rPr>
        <w:t>Mamgain</w:t>
      </w:r>
      <w:r w:rsidR="00A21F58" w:rsidRPr="00A21F58">
        <w:rPr>
          <w:i/>
          <w:iCs/>
          <w:color w:val="555555"/>
          <w:sz w:val="20"/>
          <w:szCs w:val="20"/>
        </w:rPr>
        <w:t xml:space="preserve">, </w:t>
      </w:r>
      <w:r w:rsidR="00A045F9">
        <w:rPr>
          <w:i/>
          <w:iCs/>
          <w:color w:val="555555"/>
          <w:sz w:val="20"/>
          <w:szCs w:val="20"/>
          <w:lang w:val="en-US"/>
        </w:rPr>
        <w:t>(2026</w:t>
      </w:r>
      <w:r w:rsidR="00A21F58" w:rsidRPr="00A21F58">
        <w:rPr>
          <w:i/>
          <w:iCs/>
          <w:color w:val="555555"/>
          <w:sz w:val="20"/>
          <w:szCs w:val="20"/>
        </w:rPr>
        <w:t xml:space="preserve">). </w:t>
      </w:r>
      <w:r w:rsidR="00A045F9">
        <w:rPr>
          <w:i/>
          <w:iCs/>
          <w:color w:val="555555"/>
          <w:sz w:val="20"/>
          <w:szCs w:val="20"/>
          <w:lang w:val="en-US"/>
        </w:rPr>
        <w:t>Alternative Splicing.</w:t>
      </w:r>
    </w:p>
    <w:p w:rsidR="009A29BB" w:rsidRPr="00960F92" w:rsidRDefault="00AB3A39" w:rsidP="008E3A87">
      <w:pPr>
        <w:spacing w:after="200"/>
        <w:jc w:val="both"/>
        <w:rPr>
          <w:ins w:id="41" w:author="Microsoft Office User" w:date="2026-06-13T08:45:00Z"/>
          <w:strike/>
          <w:color w:val="000000" w:themeColor="text1"/>
          <w:lang w:val="en-US"/>
          <w:rPrChange w:id="42" w:author="Microsoft Office User" w:date="2026-06-13T08:47:00Z">
            <w:rPr>
              <w:ins w:id="43" w:author="Microsoft Office User" w:date="2026-06-13T08:45:00Z"/>
              <w:color w:val="000000" w:themeColor="text1"/>
              <w:lang w:val="en-US"/>
            </w:rPr>
          </w:rPrChange>
        </w:rPr>
      </w:pPr>
      <w:r w:rsidRPr="00AB3A39">
        <w:t>More than 90% of human genes are alternatively spliced (Gehring and Roignant, 2021), making it one of the main mechanisms by which a genome generates a large diversity of functional products.</w:t>
      </w:r>
      <w:r w:rsidR="008E3A87">
        <w:rPr>
          <w:lang w:val="en-US"/>
        </w:rPr>
        <w:t xml:space="preserve"> </w:t>
      </w:r>
      <w:r w:rsidR="008E3A87" w:rsidRPr="008E3A87">
        <w:rPr>
          <w:lang w:val="en-US"/>
        </w:rPr>
        <w:t>Understanding</w:t>
      </w:r>
      <w:r w:rsidR="008E3A87" w:rsidRPr="008E3A87">
        <w:rPr>
          <w:color w:val="000000" w:themeColor="text1"/>
        </w:rPr>
        <w:t xml:space="preserve"> which version of a gene product is made, when, and in response to what, is one of the central questions of modern biology.</w:t>
      </w:r>
      <w:r w:rsidR="008E3A87" w:rsidRPr="008E3A87">
        <w:rPr>
          <w:color w:val="000000" w:themeColor="text1"/>
          <w:lang w:val="en-US"/>
        </w:rPr>
        <w:t xml:space="preserve"> </w:t>
      </w:r>
      <w:r w:rsidR="008E3A87" w:rsidRPr="00960F92">
        <w:rPr>
          <w:strike/>
          <w:color w:val="000000" w:themeColor="text1"/>
          <w:lang w:val="en-US"/>
          <w:rPrChange w:id="44" w:author="Microsoft Office User" w:date="2026-06-13T08:47:00Z">
            <w:rPr>
              <w:color w:val="000000" w:themeColor="text1"/>
              <w:lang w:val="en-US"/>
            </w:rPr>
          </w:rPrChange>
        </w:rPr>
        <w:t>And a little section of all this, is what we studied here in this internship.</w:t>
      </w:r>
      <w:ins w:id="45" w:author="Microsoft Office User" w:date="2026-06-13T08:45:00Z">
        <w:r w:rsidR="00102F0C" w:rsidRPr="00960F92">
          <w:rPr>
            <w:strike/>
            <w:color w:val="000000" w:themeColor="text1"/>
            <w:lang w:val="en-US"/>
            <w:rPrChange w:id="46" w:author="Microsoft Office User" w:date="2026-06-13T08:47:00Z">
              <w:rPr>
                <w:color w:val="000000" w:themeColor="text1"/>
                <w:lang w:val="en-US"/>
              </w:rPr>
            </w:rPrChange>
          </w:rPr>
          <w:t xml:space="preserve"> </w:t>
        </w:r>
      </w:ins>
    </w:p>
    <w:p w:rsidR="00102F0C" w:rsidRDefault="00102F0C" w:rsidP="008E3A87">
      <w:pPr>
        <w:spacing w:after="200"/>
        <w:jc w:val="both"/>
        <w:rPr>
          <w:color w:val="000000" w:themeColor="text1"/>
          <w:lang w:val="en-US"/>
        </w:rPr>
      </w:pPr>
      <w:ins w:id="47" w:author="Microsoft Office User" w:date="2026-06-13T08:45:00Z">
        <w:r>
          <w:rPr>
            <w:color w:val="000000" w:themeColor="text1"/>
            <w:lang w:val="en-US"/>
          </w:rPr>
          <w:t xml:space="preserve">The two circadian times used, CT8 and CT20 reflect the peak and </w:t>
        </w:r>
      </w:ins>
      <w:ins w:id="48" w:author="Microsoft Office User" w:date="2026-06-13T08:46:00Z">
        <w:r>
          <w:rPr>
            <w:color w:val="000000" w:themeColor="text1"/>
            <w:lang w:val="en-US"/>
          </w:rPr>
          <w:t xml:space="preserve">trough points in a 24hr day of gene expression controlled by the circadian clock- a timing mechanism that operates in all tissues. Ongoing work in the lab has shown that </w:t>
        </w:r>
      </w:ins>
      <w:ins w:id="49" w:author="Microsoft Office User" w:date="2026-06-13T08:47:00Z">
        <w:r>
          <w:rPr>
            <w:color w:val="000000" w:themeColor="text1"/>
            <w:lang w:val="en-US"/>
          </w:rPr>
          <w:t xml:space="preserve">splicing occurs in a time-of-the-day dependent manner and is also altered in animals lacking a functional clock. </w:t>
        </w:r>
        <w:r w:rsidR="00960F92">
          <w:rPr>
            <w:color w:val="000000" w:themeColor="text1"/>
            <w:lang w:val="en-US"/>
          </w:rPr>
          <w:t xml:space="preserve">My </w:t>
        </w:r>
      </w:ins>
      <w:ins w:id="50" w:author="Microsoft Office User" w:date="2026-06-13T08:49:00Z">
        <w:r w:rsidR="00960F92">
          <w:rPr>
            <w:color w:val="000000" w:themeColor="text1"/>
            <w:lang w:val="en-US"/>
          </w:rPr>
          <w:t xml:space="preserve">overall </w:t>
        </w:r>
      </w:ins>
      <w:ins w:id="51" w:author="Microsoft Office User" w:date="2026-06-13T08:47:00Z">
        <w:r w:rsidR="00960F92">
          <w:rPr>
            <w:color w:val="000000" w:themeColor="text1"/>
            <w:lang w:val="en-US"/>
          </w:rPr>
          <w:t>goal was to</w:t>
        </w:r>
      </w:ins>
      <w:ins w:id="52" w:author="Microsoft Office User" w:date="2026-06-13T08:48:00Z">
        <w:r w:rsidR="00960F92">
          <w:rPr>
            <w:color w:val="000000" w:themeColor="text1"/>
            <w:lang w:val="en-US"/>
          </w:rPr>
          <w:t xml:space="preserve"> understand which version of the expressed genes are produced at specific times of the day and if these are different in mutant mice. </w:t>
        </w:r>
        <w:proofErr w:type="spellStart"/>
        <w:r w:rsidR="00960F92">
          <w:rPr>
            <w:color w:val="000000" w:themeColor="text1"/>
            <w:lang w:val="en-US"/>
          </w:rPr>
          <w:t>Specifially</w:t>
        </w:r>
        <w:proofErr w:type="spellEnd"/>
        <w:r w:rsidR="00960F92">
          <w:rPr>
            <w:color w:val="000000" w:themeColor="text1"/>
            <w:lang w:val="en-US"/>
          </w:rPr>
          <w:t xml:space="preserve">, </w:t>
        </w:r>
      </w:ins>
      <w:ins w:id="53" w:author="Microsoft Office User" w:date="2026-06-13T08:49:00Z">
        <w:r w:rsidR="00960F92">
          <w:rPr>
            <w:color w:val="000000" w:themeColor="text1"/>
            <w:lang w:val="en-US"/>
          </w:rPr>
          <w:t xml:space="preserve">my aim was to evaluate parameters in a </w:t>
        </w:r>
      </w:ins>
      <w:ins w:id="54" w:author="Microsoft Office User" w:date="2026-06-13T08:50:00Z">
        <w:r w:rsidR="00960F92">
          <w:rPr>
            <w:color w:val="000000" w:themeColor="text1"/>
            <w:lang w:val="en-US"/>
          </w:rPr>
          <w:t xml:space="preserve">computational </w:t>
        </w:r>
      </w:ins>
      <w:ins w:id="55" w:author="Microsoft Office User" w:date="2026-06-13T08:49:00Z">
        <w:r w:rsidR="00960F92">
          <w:rPr>
            <w:color w:val="000000" w:themeColor="text1"/>
            <w:lang w:val="en-US"/>
          </w:rPr>
          <w:t>tool that is used to generat</w:t>
        </w:r>
      </w:ins>
      <w:ins w:id="56" w:author="Microsoft Office User" w:date="2026-06-13T08:50:00Z">
        <w:r w:rsidR="00960F92">
          <w:rPr>
            <w:color w:val="000000" w:themeColor="text1"/>
            <w:lang w:val="en-US"/>
          </w:rPr>
          <w:t>e,</w:t>
        </w:r>
      </w:ins>
      <w:ins w:id="57" w:author="Microsoft Office User" w:date="2026-06-13T08:49:00Z">
        <w:r w:rsidR="00960F92">
          <w:rPr>
            <w:color w:val="000000" w:themeColor="text1"/>
            <w:lang w:val="en-US"/>
          </w:rPr>
          <w:t xml:space="preserve"> quantify </w:t>
        </w:r>
      </w:ins>
      <w:ins w:id="58" w:author="Microsoft Office User" w:date="2026-06-13T08:50:00Z">
        <w:r w:rsidR="00960F92">
          <w:rPr>
            <w:color w:val="000000" w:themeColor="text1"/>
            <w:lang w:val="en-US"/>
          </w:rPr>
          <w:t xml:space="preserve">and compare </w:t>
        </w:r>
      </w:ins>
      <w:ins w:id="59" w:author="Microsoft Office User" w:date="2026-06-13T08:49:00Z">
        <w:r w:rsidR="00960F92">
          <w:rPr>
            <w:color w:val="000000" w:themeColor="text1"/>
            <w:lang w:val="en-US"/>
          </w:rPr>
          <w:t>splicing events</w:t>
        </w:r>
      </w:ins>
      <w:ins w:id="60" w:author="Microsoft Office User" w:date="2026-06-13T08:50:00Z">
        <w:r w:rsidR="00960F92">
          <w:rPr>
            <w:color w:val="000000" w:themeColor="text1"/>
            <w:lang w:val="en-US"/>
          </w:rPr>
          <w:t xml:space="preserve">. </w:t>
        </w:r>
      </w:ins>
    </w:p>
    <w:p w:rsidR="009A29BB" w:rsidRDefault="009A29BB" w:rsidP="008E3A87">
      <w:pPr>
        <w:spacing w:after="200"/>
        <w:jc w:val="both"/>
      </w:pPr>
      <w:r w:rsidRPr="009A29BB">
        <w:t xml:space="preserve">SUPPA (Trincado et al., 2018) is the tool used throughout both projects to detect, quantify, and compare </w:t>
      </w:r>
      <w:r w:rsidRPr="00960F92">
        <w:rPr>
          <w:strike/>
          <w:rPrChange w:id="61" w:author="Microsoft Office User" w:date="2026-06-13T08:50:00Z">
            <w:rPr/>
          </w:rPrChange>
        </w:rPr>
        <w:t>these</w:t>
      </w:r>
      <w:r w:rsidRPr="009A29BB">
        <w:t xml:space="preserve"> alternative splicing events. It provides several commands covering th</w:t>
      </w:r>
      <w:ins w:id="62" w:author="Microsoft Office User" w:date="2026-06-13T08:50:00Z">
        <w:r w:rsidR="00960F92">
          <w:rPr>
            <w:lang w:val="en-US"/>
          </w:rPr>
          <w:t>e</w:t>
        </w:r>
      </w:ins>
      <w:del w:id="63" w:author="Microsoft Office User" w:date="2026-06-13T08:50:00Z">
        <w:r w:rsidRPr="009A29BB" w:rsidDel="00960F92">
          <w:delText>is</w:delText>
        </w:r>
      </w:del>
      <w:r w:rsidRPr="009A29BB">
        <w:t xml:space="preserve"> workflow, from cataloging events in a reference annotation to computing per-sample PSI values and testing for significant differences between conditions; one of these commands, and a parameter within it, is the focus of Project 1 (Section 5)</w:t>
      </w:r>
    </w:p>
    <w:p w:rsidR="00E12B20" w:rsidRPr="007C2843" w:rsidRDefault="00000000">
      <w:pPr>
        <w:spacing w:after="200"/>
        <w:jc w:val="both"/>
      </w:pPr>
      <w:r>
        <w:t>SUPPA detects and quantifies seven types of alternative splicing events (Trincado et al., 2018):</w:t>
      </w:r>
    </w:p>
    <w:p w:rsidR="009A29BB" w:rsidRDefault="002C2609" w:rsidP="009A29BB">
      <w:pPr>
        <w:spacing w:after="200"/>
        <w:jc w:val="center"/>
        <w:rPr>
          <w:i/>
          <w:iCs/>
          <w:color w:val="888888"/>
          <w:sz w:val="22"/>
          <w:szCs w:val="22"/>
        </w:rPr>
      </w:pPr>
      <w:r>
        <w:rPr>
          <w:i/>
          <w:iCs/>
          <w:noProof/>
          <w:color w:val="888888"/>
          <w:sz w:val="22"/>
          <w:szCs w:val="22"/>
        </w:rPr>
        <w:lastRenderedPageBreak/>
        <w:drawing>
          <wp:inline distT="0" distB="0" distL="0" distR="0">
            <wp:extent cx="3778898" cy="2293880"/>
            <wp:effectExtent l="0" t="0" r="5715" b="508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2">
                      <a:extLst>
                        <a:ext uri="{28A0092B-C50C-407E-A947-70E740481C1C}">
                          <a14:useLocalDpi xmlns:a14="http://schemas.microsoft.com/office/drawing/2010/main" val="0"/>
                        </a:ext>
                      </a:extLst>
                    </a:blip>
                    <a:stretch>
                      <a:fillRect/>
                    </a:stretch>
                  </pic:blipFill>
                  <pic:spPr>
                    <a:xfrm>
                      <a:off x="0" y="0"/>
                      <a:ext cx="4012357" cy="2435595"/>
                    </a:xfrm>
                    <a:prstGeom prst="rect">
                      <a:avLst/>
                    </a:prstGeom>
                  </pic:spPr>
                </pic:pic>
              </a:graphicData>
            </a:graphic>
          </wp:inline>
        </w:drawing>
      </w:r>
    </w:p>
    <w:p w:rsidR="00E12B20" w:rsidRPr="009A29BB" w:rsidRDefault="00000000" w:rsidP="009A29BB">
      <w:pPr>
        <w:spacing w:after="200"/>
        <w:jc w:val="center"/>
        <w:rPr>
          <w:i/>
          <w:iCs/>
          <w:color w:val="888888"/>
          <w:sz w:val="22"/>
          <w:szCs w:val="22"/>
        </w:rPr>
      </w:pPr>
      <w:r>
        <w:rPr>
          <w:i/>
          <w:iCs/>
          <w:color w:val="555555"/>
          <w:sz w:val="20"/>
          <w:szCs w:val="20"/>
        </w:rPr>
        <w:t xml:space="preserve">Figure </w:t>
      </w:r>
      <w:r w:rsidR="0090631A">
        <w:rPr>
          <w:i/>
          <w:iCs/>
          <w:color w:val="555555"/>
          <w:sz w:val="20"/>
          <w:szCs w:val="20"/>
          <w:lang w:val="en-US"/>
        </w:rPr>
        <w:t>3</w:t>
      </w:r>
      <w:r>
        <w:rPr>
          <w:i/>
          <w:iCs/>
          <w:color w:val="555555"/>
          <w:sz w:val="20"/>
          <w:szCs w:val="20"/>
        </w:rPr>
        <w:t>. The seven alternative splicing event types defined by SUPP</w:t>
      </w:r>
      <w:r w:rsidR="003A4DE4">
        <w:rPr>
          <w:i/>
          <w:iCs/>
          <w:color w:val="555555"/>
          <w:sz w:val="20"/>
          <w:szCs w:val="20"/>
          <w:lang w:val="en-US"/>
        </w:rPr>
        <w:t>A</w:t>
      </w:r>
      <w:r>
        <w:rPr>
          <w:i/>
          <w:iCs/>
          <w:color w:val="555555"/>
          <w:sz w:val="20"/>
          <w:szCs w:val="20"/>
        </w:rPr>
        <w:t>. Adapted from Trincado et al., 2018 / SUPPA GitHub repository (github.com/comprna/SUPPA).</w:t>
      </w:r>
    </w:p>
    <w:p w:rsidR="00E12B20" w:rsidRPr="007C2843" w:rsidRDefault="00000000">
      <w:pPr>
        <w:spacing w:before="60" w:after="60"/>
        <w:jc w:val="both"/>
        <w:rPr>
          <w:sz w:val="20"/>
          <w:szCs w:val="20"/>
        </w:rPr>
      </w:pPr>
      <w:r>
        <w:rPr>
          <w:b/>
          <w:bCs/>
          <w:sz w:val="20"/>
          <w:szCs w:val="20"/>
        </w:rPr>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E12B20" w:rsidRPr="007C2843" w:rsidRDefault="00000000">
      <w:pPr>
        <w:spacing w:after="200"/>
        <w:jc w:val="both"/>
        <w:rPr>
          <w:sz w:val="20"/>
          <w:szCs w:val="20"/>
        </w:rPr>
      </w:pPr>
      <w:r>
        <w:rPr>
          <w:b/>
          <w:bCs/>
          <w:sz w:val="20"/>
          <w:szCs w:val="20"/>
        </w:rPr>
        <w:t>AL (alternative last exon)</w:t>
      </w:r>
      <w:r>
        <w:rPr>
          <w:sz w:val="20"/>
          <w:szCs w:val="20"/>
        </w:rPr>
        <w:t>: the last exon differs between isoforms.</w:t>
      </w:r>
    </w:p>
    <w:p w:rsidR="009A29BB" w:rsidRDefault="009A29BB" w:rsidP="008B183F">
      <w:pPr>
        <w:spacing w:after="200"/>
        <w:jc w:val="both"/>
      </w:pPr>
      <w:r w:rsidRPr="009A29BB">
        <w:t>Note that event coordinates are strand-dependent (Annex G shows the equivalent diagrams for both strands).</w:t>
      </w:r>
    </w:p>
    <w:p w:rsidR="008B183F" w:rsidRPr="008B183F" w:rsidRDefault="008B183F" w:rsidP="008B183F">
      <w:pPr>
        <w:spacing w:after="200"/>
        <w:jc w:val="both"/>
        <w:rPr>
          <w:lang w:val="en-US"/>
        </w:rPr>
      </w:pPr>
      <w:r w:rsidRPr="008B183F">
        <w:t xml:space="preserve">This project focuses on three </w:t>
      </w:r>
      <w:r>
        <w:rPr>
          <w:lang w:val="en-US"/>
        </w:rPr>
        <w:t>(</w:t>
      </w:r>
      <w:r w:rsidRPr="008B183F">
        <w:t>A3, A5, and RI</w:t>
      </w:r>
      <w:r>
        <w:rPr>
          <w:lang w:val="en-US"/>
        </w:rPr>
        <w:t xml:space="preserve">), </w:t>
      </w:r>
      <w:r w:rsidRPr="008B183F">
        <w:t>the</w:t>
      </w:r>
      <w:r>
        <w:rPr>
          <w:lang w:val="en-US"/>
        </w:rPr>
        <w:t xml:space="preserve"> event</w:t>
      </w:r>
      <w:r w:rsidRPr="008B183F">
        <w:t xml:space="preserve"> types most sensitive to the boundary parameter explored in Project 1; the other four (SE, MX, AF, AL) were detected but showed no sensitivity to this parameter</w:t>
      </w:r>
      <w:r w:rsidR="000529E5">
        <w:rPr>
          <w:lang w:val="en-US"/>
        </w:rPr>
        <w:t xml:space="preserve"> (see section 6.3.1).</w:t>
      </w:r>
    </w:p>
    <w:p w:rsidR="008B183F" w:rsidRDefault="008B183F" w:rsidP="008B183F">
      <w:pPr>
        <w:spacing w:after="200"/>
        <w:jc w:val="both"/>
      </w:pPr>
      <w:r w:rsidRPr="008B183F">
        <w:t>The core metric used throughout is PSI (Percent Spliced In), the proportion of transcripts including a given event (0 to 1); dPSI is the difference in PSI between two conditions.</w:t>
      </w:r>
    </w:p>
    <w:p w:rsidR="000529E5" w:rsidRPr="007C2843" w:rsidRDefault="00F43B17" w:rsidP="000529E5">
      <w:pPr>
        <w:pStyle w:val="Heading2"/>
      </w:pPr>
      <w:bookmarkStart w:id="64" w:name="_Toc232176556"/>
      <w:r>
        <w:rPr>
          <w:lang w:val="en-US"/>
        </w:rPr>
        <w:t>3</w:t>
      </w:r>
      <w:r w:rsidR="000529E5">
        <w:t>.</w:t>
      </w:r>
      <w:r w:rsidR="000529E5">
        <w:rPr>
          <w:lang w:val="en-US"/>
        </w:rPr>
        <w:t>2</w:t>
      </w:r>
      <w:r w:rsidR="000529E5">
        <w:t xml:space="preserve"> Key tools</w:t>
      </w:r>
      <w:bookmarkEnd w:id="64"/>
    </w:p>
    <w:p w:rsidR="000529E5" w:rsidRPr="007C2843" w:rsidRDefault="000529E5" w:rsidP="000529E5">
      <w:pPr>
        <w:spacing w:after="200"/>
        <w:jc w:val="both"/>
      </w:pPr>
      <w:r>
        <w:rPr>
          <w:b/>
          <w:bCs/>
        </w:rPr>
        <w:t>SUPPA</w:t>
      </w:r>
      <w:r w:rsidR="003A4DE4">
        <w:rPr>
          <w:b/>
          <w:bCs/>
          <w:lang w:val="en-US"/>
        </w:rPr>
        <w:t xml:space="preserve"> </w:t>
      </w:r>
      <w:r>
        <w:t>is the main splicing analysis tool used in both projects (Trincado et al., 2018), already established in the laboratory's workflow (Chikhaoui, Mamgain et al., unpublished). Given a reference transcriptome (GTF file), SUPPA catalogs all possible alternative splicing events, computes PSI values from transcript expression estimates, and runs "diffSplice" to identify significantly different events between conditions</w:t>
      </w:r>
      <w:r w:rsidR="00C13048">
        <w:rPr>
          <w:lang w:val="en-US"/>
        </w:rPr>
        <w:t xml:space="preserve"> (see Annex H)</w:t>
      </w:r>
      <w:r>
        <w:t>. The reference used is a custom GTF derived from the lab's Nanopore</w:t>
      </w:r>
      <w:ins w:id="65" w:author="Microsoft Office User" w:date="2026-06-13T08:26:00Z">
        <w:r w:rsidR="00735953">
          <w:rPr>
            <w:lang w:val="en-US"/>
          </w:rPr>
          <w:t xml:space="preserve"> transcriptome</w:t>
        </w:r>
      </w:ins>
      <w:r>
        <w:t xml:space="preserve"> data, built on GRCm39 (mm39), containing both annotated and novel isoforms (Chikhaoui, Mamgain et al., unpublished).</w:t>
      </w:r>
    </w:p>
    <w:p w:rsidR="000529E5" w:rsidRPr="007C2843" w:rsidRDefault="000529E5" w:rsidP="000529E5">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 for PSI computation.</w:t>
      </w:r>
    </w:p>
    <w:p w:rsidR="000529E5" w:rsidRPr="007C2843" w:rsidRDefault="000529E5" w:rsidP="000529E5">
      <w:pPr>
        <w:spacing w:after="200"/>
        <w:jc w:val="both"/>
      </w:pPr>
      <w:r>
        <w:rPr>
          <w:b/>
          <w:bCs/>
        </w:rPr>
        <w:t>IGV (Integrative Genomics Viewer)</w:t>
      </w:r>
      <w:r>
        <w:t xml:space="preserve"> is a genome browser (Robinson et al., 2011) used to visually inspect splicing events at specific </w:t>
      </w:r>
      <w:r>
        <w:rPr>
          <w:lang w:val="en-US"/>
        </w:rPr>
        <w:t>locations in the genome</w:t>
      </w:r>
      <w:r>
        <w:t>, verifying that transcript structures detected by SUPPA were consistent with the underlying read data.</w:t>
      </w:r>
    </w:p>
    <w:p w:rsidR="000529E5" w:rsidRPr="007C2843" w:rsidRDefault="000529E5" w:rsidP="000529E5">
      <w:pPr>
        <w:spacing w:after="200"/>
        <w:jc w:val="both"/>
      </w:pPr>
      <w:r>
        <w:rPr>
          <w:b/>
          <w:bCs/>
        </w:rPr>
        <w:lastRenderedPageBreak/>
        <w:t>Bash</w:t>
      </w:r>
      <w:r>
        <w:t xml:space="preserve"> was used for all pipeline automation, orchestrating multi-step tools on large data files.</w:t>
      </w:r>
    </w:p>
    <w:p w:rsidR="000529E5" w:rsidRPr="007C2843" w:rsidRDefault="000529E5" w:rsidP="000529E5">
      <w:pPr>
        <w:spacing w:after="200"/>
        <w:jc w:val="both"/>
      </w:pPr>
      <w:r>
        <w:rPr>
          <w:b/>
          <w:bCs/>
        </w:rPr>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0529E5" w:rsidRPr="008B183F" w:rsidRDefault="000529E5" w:rsidP="008B183F">
      <w:pPr>
        <w:spacing w:after="200"/>
        <w:jc w:val="both"/>
      </w:pPr>
      <w:r w:rsidRPr="000529E5">
        <w:t>Beyond SUPPA</w:t>
      </w:r>
      <w:r>
        <w:rPr>
          <w:lang w:val="en-US"/>
        </w:rPr>
        <w:t>,</w:t>
      </w:r>
      <w:r w:rsidRPr="000529E5">
        <w:t xml:space="preserve"> Salmon, and IGV, all downstream analysis </w:t>
      </w:r>
      <w:r>
        <w:rPr>
          <w:lang w:val="en-US"/>
        </w:rPr>
        <w:t xml:space="preserve">like </w:t>
      </w:r>
      <w:r w:rsidRPr="000529E5">
        <w:t>PSI tables, event filtering, and figure generation</w:t>
      </w:r>
      <w:r>
        <w:rPr>
          <w:lang w:val="en-US"/>
        </w:rPr>
        <w:t xml:space="preserve">, </w:t>
      </w:r>
      <w:r w:rsidRPr="000529E5">
        <w:t>was implemented in Python (pandas, matplotlib, matplotlib-venn) within Jupyter notebooks. This included applying statistical concepts from my Statistics and Biostatistics coursework: choosing between mean and median for summarizing PSI distributions, generating density and box plots, computing and interpreting p-values for differential splicing significance, and understanding normalization (DESeq2/limma) in the Project 2 pipeline.</w:t>
      </w:r>
    </w:p>
    <w:p w:rsidR="00E12B20" w:rsidRPr="007C2843" w:rsidRDefault="00F43B17">
      <w:pPr>
        <w:pStyle w:val="Heading2"/>
      </w:pPr>
      <w:bookmarkStart w:id="66" w:name="_Toc232176557"/>
      <w:r>
        <w:rPr>
          <w:lang w:val="en-US"/>
        </w:rPr>
        <w:t>3</w:t>
      </w:r>
      <w:r w:rsidR="001523E8">
        <w:t>.3 Two sequencing technologies: Nanopore and Illumina</w:t>
      </w:r>
      <w:bookmarkEnd w:id="66"/>
    </w:p>
    <w:p w:rsidR="00E12B20" w:rsidRPr="007C2843" w:rsidRDefault="00000000" w:rsidP="007F738F">
      <w:pPr>
        <w:spacing w:after="200"/>
        <w:jc w:val="both"/>
      </w:pPr>
      <w:r>
        <w:t xml:space="preserve">Both projects use </w:t>
      </w:r>
      <w:r w:rsidR="000529E5">
        <w:rPr>
          <w:lang w:val="en-US"/>
        </w:rPr>
        <w:t>transcriptome (</w:t>
      </w:r>
      <w:r>
        <w:t>RNA</w:t>
      </w:r>
      <w:r w:rsidR="000529E5">
        <w:rPr>
          <w:lang w:val="en-US"/>
        </w:rPr>
        <w:t xml:space="preserve"> </w:t>
      </w:r>
      <w:r>
        <w:t>seq</w:t>
      </w:r>
      <w:r w:rsidR="000529E5">
        <w:rPr>
          <w:lang w:val="en-US"/>
        </w:rPr>
        <w:t>uencing “RNA-seq”)</w:t>
      </w:r>
      <w:r>
        <w:t xml:space="preserve">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 xml:space="preserve">Table </w:t>
      </w:r>
      <w:r w:rsidR="00FF405D">
        <w:rPr>
          <w:i/>
          <w:iCs/>
          <w:color w:val="555555"/>
          <w:sz w:val="20"/>
          <w:szCs w:val="20"/>
          <w:lang w:val="en-US"/>
        </w:rPr>
        <w:t>2</w:t>
      </w:r>
      <w:r>
        <w:rPr>
          <w:i/>
          <w:iCs/>
          <w:color w:val="555555"/>
          <w:sz w:val="20"/>
          <w:szCs w:val="20"/>
        </w:rPr>
        <w:t>.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0529E5" w:rsidRDefault="000529E5" w:rsidP="000529E5">
      <w:pPr>
        <w:jc w:val="both"/>
        <w:rPr>
          <w:b/>
          <w:bCs/>
        </w:rPr>
      </w:pPr>
      <w:r w:rsidRPr="000529E5">
        <w:t>Nanopore long-read sequencing reads entire RNA molecules end-to-end, directly revealing which exons co-</w:t>
      </w:r>
      <w:r>
        <w:rPr>
          <w:lang w:val="en-US"/>
        </w:rPr>
        <w:t>exist</w:t>
      </w:r>
      <w:r w:rsidRPr="000529E5">
        <w:t xml:space="preserve"> in a single transcript. Illumina short-read sequencing produces shorter fragments that must be computationally reassembled, but is deeper and more widely available (Table </w:t>
      </w:r>
      <w:r w:rsidR="00FF405D">
        <w:rPr>
          <w:lang w:val="en-US"/>
        </w:rPr>
        <w:t>2</w:t>
      </w:r>
      <w:r w:rsidRPr="000529E5">
        <w:t xml:space="preserve">; Annex B). Benchmarking studies have shown long-read data improves transcript-level resolution compared to short reads (Chen et al., 2021). </w:t>
      </w:r>
      <w:del w:id="67" w:author="Microsoft Office User" w:date="2026-06-13T08:28:00Z">
        <w:r w:rsidRPr="000529E5" w:rsidDel="00735953">
          <w:delText xml:space="preserve">If Nanopore-detected splicing events are also detectable in independent Illumina data, this is strong evidence the findings reflect real biology rather than sequencing artifacts, </w:delText>
        </w:r>
      </w:del>
      <w:ins w:id="68" w:author="Microsoft Office User" w:date="2026-06-13T08:28:00Z">
        <w:r w:rsidR="00735953">
          <w:rPr>
            <w:lang w:val="en-US"/>
          </w:rPr>
          <w:t>Finally, instead of mapping Illumina short-read data t</w:t>
        </w:r>
      </w:ins>
      <w:ins w:id="69" w:author="Microsoft Office User" w:date="2026-06-13T08:29:00Z">
        <w:r w:rsidR="00735953">
          <w:rPr>
            <w:lang w:val="en-US"/>
          </w:rPr>
          <w:t xml:space="preserve">o </w:t>
        </w:r>
        <w:proofErr w:type="spellStart"/>
        <w:r w:rsidR="00735953">
          <w:rPr>
            <w:lang w:val="en-US"/>
          </w:rPr>
          <w:t>illumina</w:t>
        </w:r>
        <w:proofErr w:type="spellEnd"/>
        <w:r w:rsidR="00735953">
          <w:rPr>
            <w:lang w:val="en-US"/>
          </w:rPr>
          <w:t xml:space="preserve">-assembled transcriptomes </w:t>
        </w:r>
      </w:ins>
      <w:ins w:id="70" w:author="Microsoft Office User" w:date="2026-06-13T08:30:00Z">
        <w:r w:rsidR="00735953">
          <w:rPr>
            <w:lang w:val="en-US"/>
          </w:rPr>
          <w:t xml:space="preserve">and computationally </w:t>
        </w:r>
      </w:ins>
      <w:ins w:id="71" w:author="Microsoft Office User" w:date="2026-06-13T08:29:00Z">
        <w:r w:rsidR="00735953">
          <w:rPr>
            <w:lang w:val="en-US"/>
          </w:rPr>
          <w:t>predict</w:t>
        </w:r>
      </w:ins>
      <w:ins w:id="72" w:author="Microsoft Office User" w:date="2026-06-13T08:31:00Z">
        <w:r w:rsidR="00735953">
          <w:rPr>
            <w:lang w:val="en-US"/>
          </w:rPr>
          <w:t>ing</w:t>
        </w:r>
      </w:ins>
      <w:ins w:id="73" w:author="Microsoft Office User" w:date="2026-06-13T08:29:00Z">
        <w:r w:rsidR="00735953">
          <w:rPr>
            <w:lang w:val="en-US"/>
          </w:rPr>
          <w:t xml:space="preserve"> </w:t>
        </w:r>
        <w:proofErr w:type="spellStart"/>
        <w:r w:rsidR="00735953">
          <w:rPr>
            <w:lang w:val="en-US"/>
          </w:rPr>
          <w:t>splcing</w:t>
        </w:r>
        <w:proofErr w:type="spellEnd"/>
        <w:r w:rsidR="00735953">
          <w:rPr>
            <w:lang w:val="en-US"/>
          </w:rPr>
          <w:t xml:space="preserve"> events, we wondered if mapping short read data to </w:t>
        </w:r>
      </w:ins>
      <w:ins w:id="74" w:author="Microsoft Office User" w:date="2026-06-13T08:33:00Z">
        <w:r w:rsidR="00735953">
          <w:rPr>
            <w:lang w:val="en-US"/>
          </w:rPr>
          <w:t xml:space="preserve">transcriptomes assembled using </w:t>
        </w:r>
      </w:ins>
      <w:ins w:id="75" w:author="Microsoft Office User" w:date="2026-06-13T08:30:00Z">
        <w:r w:rsidR="00735953">
          <w:rPr>
            <w:lang w:val="en-US"/>
          </w:rPr>
          <w:t>long-read</w:t>
        </w:r>
      </w:ins>
      <w:ins w:id="76" w:author="Microsoft Office User" w:date="2026-06-13T08:33:00Z">
        <w:r w:rsidR="00735953">
          <w:rPr>
            <w:lang w:val="en-US"/>
          </w:rPr>
          <w:t xml:space="preserve">s </w:t>
        </w:r>
      </w:ins>
      <w:ins w:id="77" w:author="Microsoft Office User" w:date="2026-06-13T08:29:00Z">
        <w:r w:rsidR="00735953">
          <w:rPr>
            <w:lang w:val="en-US"/>
          </w:rPr>
          <w:t>would</w:t>
        </w:r>
      </w:ins>
      <w:ins w:id="78" w:author="Microsoft Office User" w:date="2026-06-13T08:30:00Z">
        <w:r w:rsidR="00735953">
          <w:rPr>
            <w:lang w:val="en-US"/>
          </w:rPr>
          <w:t xml:space="preserve"> </w:t>
        </w:r>
      </w:ins>
      <w:ins w:id="79" w:author="Microsoft Office User" w:date="2026-06-13T08:33:00Z">
        <w:r w:rsidR="00735953">
          <w:rPr>
            <w:lang w:val="en-US"/>
          </w:rPr>
          <w:t>generate</w:t>
        </w:r>
      </w:ins>
      <w:ins w:id="80" w:author="Microsoft Office User" w:date="2026-06-13T08:32:00Z">
        <w:r w:rsidR="00735953">
          <w:rPr>
            <w:lang w:val="en-US"/>
          </w:rPr>
          <w:t xml:space="preserve"> a more reliable output</w:t>
        </w:r>
      </w:ins>
      <w:ins w:id="81" w:author="Microsoft Office User" w:date="2026-06-13T08:31:00Z">
        <w:r w:rsidR="00735953">
          <w:rPr>
            <w:lang w:val="en-US"/>
          </w:rPr>
          <w:t xml:space="preserve">- </w:t>
        </w:r>
      </w:ins>
      <w:r w:rsidRPr="000529E5">
        <w:t>the goal of Project 2.</w:t>
      </w:r>
    </w:p>
    <w:p w:rsidR="001523E8" w:rsidRPr="001523E8" w:rsidRDefault="00F43B17" w:rsidP="000529E5">
      <w:pPr>
        <w:pStyle w:val="Heading1"/>
        <w:rPr>
          <w:lang w:val="en-US"/>
        </w:rPr>
      </w:pPr>
      <w:bookmarkStart w:id="82" w:name="_Toc232176558"/>
      <w:r>
        <w:rPr>
          <w:lang w:val="en-US"/>
        </w:rPr>
        <w:t>4</w:t>
      </w:r>
      <w:r w:rsidR="001523E8">
        <w:t xml:space="preserve">. </w:t>
      </w:r>
      <w:r w:rsidR="001523E8">
        <w:rPr>
          <w:lang w:val="en-US"/>
        </w:rPr>
        <w:t>Research Work and Results</w:t>
      </w:r>
      <w:bookmarkEnd w:id="82"/>
    </w:p>
    <w:p w:rsidR="00E12B20" w:rsidRPr="007C2843" w:rsidRDefault="00F43B17">
      <w:pPr>
        <w:pStyle w:val="Heading2"/>
      </w:pPr>
      <w:bookmarkStart w:id="83" w:name="_Toc232176559"/>
      <w:r>
        <w:rPr>
          <w:lang w:val="en-US"/>
        </w:rPr>
        <w:t>4</w:t>
      </w:r>
      <w:r w:rsidR="001523E8">
        <w:t>.1 Software and tools</w:t>
      </w:r>
      <w:bookmarkEnd w:id="83"/>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lastRenderedPageBreak/>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 xml:space="preserve">Table </w:t>
      </w:r>
      <w:r w:rsidR="00FF405D">
        <w:rPr>
          <w:i/>
          <w:iCs/>
          <w:color w:val="555555"/>
          <w:sz w:val="20"/>
          <w:szCs w:val="20"/>
          <w:lang w:val="en-US"/>
        </w:rPr>
        <w:t>3</w:t>
      </w:r>
      <w:r>
        <w:rPr>
          <w:i/>
          <w:iCs/>
          <w:color w:val="555555"/>
          <w:sz w:val="20"/>
          <w:szCs w:val="20"/>
        </w:rPr>
        <w:t>.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45103E" w:rsidRDefault="00F43B17">
      <w:pPr>
        <w:pStyle w:val="Heading2"/>
        <w:rPr>
          <w:lang w:val="en-US"/>
        </w:rPr>
      </w:pPr>
      <w:bookmarkStart w:id="84" w:name="_Toc232176560"/>
      <w:r>
        <w:rPr>
          <w:lang w:val="en-US"/>
        </w:rPr>
        <w:t>4</w:t>
      </w:r>
      <w:r w:rsidR="001523E8">
        <w:t>.2 Repository structure</w:t>
      </w:r>
      <w:r w:rsidR="0045103E">
        <w:rPr>
          <w:lang w:val="en-US"/>
        </w:rPr>
        <w:t xml:space="preserve"> and w</w:t>
      </w:r>
      <w:r w:rsidR="0045103E">
        <w:t xml:space="preserve">orkflow </w:t>
      </w:r>
      <w:r w:rsidR="0045103E">
        <w:rPr>
          <w:lang w:val="en-US"/>
        </w:rPr>
        <w:t>o</w:t>
      </w:r>
      <w:r w:rsidR="0045103E">
        <w:t>verview</w:t>
      </w:r>
      <w:bookmarkEnd w:id="84"/>
    </w:p>
    <w:p w:rsidR="0045103E" w:rsidRDefault="00AF04E5" w:rsidP="0045103E">
      <w:pPr>
        <w:jc w:val="both"/>
        <w:rPr>
          <w:lang w:val="en-US"/>
        </w:rPr>
      </w:pPr>
      <w:r>
        <w:rPr>
          <w:lang w:val="en-US"/>
        </w:rPr>
        <w:t>A</w:t>
      </w:r>
      <w:r>
        <w:t>ll code produced during the internship is tracked in a public GitHub repository (</w:t>
      </w:r>
      <w:r w:rsidR="00357179">
        <w:rPr>
          <w:lang w:val="en-US"/>
        </w:rPr>
        <w:t>Annex C</w:t>
      </w:r>
      <w:r>
        <w:t>).</w:t>
      </w:r>
    </w:p>
    <w:p w:rsidR="0045103E" w:rsidRPr="0045103E" w:rsidRDefault="0045103E" w:rsidP="0045103E">
      <w:pPr>
        <w:jc w:val="both"/>
      </w:pPr>
    </w:p>
    <w:p w:rsidR="0045103E" w:rsidRPr="0045103E" w:rsidRDefault="00000000" w:rsidP="0045103E">
      <w:pPr>
        <w:jc w:val="both"/>
        <w:rPr>
          <w:lang w:val="en-US"/>
        </w:rPr>
      </w:pPr>
      <w:r w:rsidRPr="0045103E">
        <w:t>The general computational workflow</w:t>
      </w:r>
      <w:r w:rsidR="00492E24" w:rsidRPr="0045103E">
        <w:rPr>
          <w:lang w:val="en-US"/>
        </w:rPr>
        <w:t xml:space="preserve"> that was done in this Internship</w:t>
      </w:r>
      <w:r w:rsidRPr="0045103E">
        <w:t xml:space="preserve"> follows three </w:t>
      </w:r>
      <w:r w:rsidR="004C2619">
        <w:rPr>
          <w:lang w:val="en-US"/>
        </w:rPr>
        <w:t>stages</w:t>
      </w:r>
      <w:r w:rsidR="0045103E" w:rsidRPr="0045103E">
        <w:rPr>
          <w:lang w:val="en-US"/>
        </w:rPr>
        <w:t>:</w:t>
      </w:r>
    </w:p>
    <w:p w:rsidR="0045103E" w:rsidRPr="0045103E" w:rsidRDefault="0045103E" w:rsidP="0045103E">
      <w:pPr>
        <w:jc w:val="both"/>
      </w:pP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First, Bash scripts handle the heavy lifting: running SUPPA "generateEvents" to catalog all splicing events from the reference, running "psiPerEvent" to compute PSI values from Salmon TPM </w:t>
      </w:r>
      <w:r w:rsidR="00C2119A">
        <w:rPr>
          <w:rFonts w:ascii="Times New Roman" w:hAnsi="Times New Roman" w:cs="Times New Roman"/>
          <w:lang w:val="en-US"/>
        </w:rPr>
        <w:t xml:space="preserve">(Transcripts Per Million) </w:t>
      </w:r>
      <w:r w:rsidRPr="0045103E">
        <w:rPr>
          <w:rFonts w:ascii="Times New Roman" w:hAnsi="Times New Roman" w:cs="Times New Roman"/>
        </w:rPr>
        <w:t xml:space="preserve">outputs, and running "diffSplice" to compare conditions. </w:t>
      </w: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Second, Python notebooks handle filtering, comparison, and visualization: loading SUPPA outputs into pandas dataframes, computing set operations between event populations, and generating figures with matplotlib. </w:t>
      </w:r>
    </w:p>
    <w:p w:rsid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Third, IGV is used manually to inspect candidate events, verify transcript structures, and produce screenshots for reporting.</w:t>
      </w:r>
    </w:p>
    <w:p w:rsidR="0045103E" w:rsidRPr="00E82423" w:rsidRDefault="0045103E" w:rsidP="00E82423">
      <w:pPr>
        <w:ind w:left="360"/>
        <w:jc w:val="both"/>
      </w:pPr>
    </w:p>
    <w:p w:rsidR="00E12B20" w:rsidRDefault="00000000">
      <w:pPr>
        <w:spacing w:after="200"/>
        <w:jc w:val="both"/>
      </w:pPr>
      <w:r>
        <w:t>This separation between pipeline execution (Bash) and analysis (Python) kept the workflow modular, with each stage producing clearly named outputs that feed into the next.</w:t>
      </w:r>
    </w:p>
    <w:p w:rsidR="00E12B20" w:rsidRPr="007C2843" w:rsidRDefault="008E6345">
      <w:pPr>
        <w:pStyle w:val="Heading1"/>
      </w:pPr>
      <w:bookmarkStart w:id="85" w:name="_Toc232176561"/>
      <w:r>
        <w:rPr>
          <w:lang w:val="en-US"/>
        </w:rPr>
        <w:t>5</w:t>
      </w:r>
      <w:r w:rsidR="001523E8">
        <w:t>. Project 1: Exploring the Effect of the SUPPA Boundary Parameter</w:t>
      </w:r>
      <w:bookmarkEnd w:id="85"/>
    </w:p>
    <w:p w:rsidR="00E12B20" w:rsidRPr="007C2843" w:rsidRDefault="008E6345">
      <w:pPr>
        <w:pStyle w:val="Heading2"/>
      </w:pPr>
      <w:bookmarkStart w:id="86" w:name="_Toc232176562"/>
      <w:r>
        <w:rPr>
          <w:lang w:val="en-US"/>
        </w:rPr>
        <w:t>5</w:t>
      </w:r>
      <w:r w:rsidR="001523E8">
        <w:t>.1 Context and objective</w:t>
      </w:r>
      <w:bookmarkEnd w:id="86"/>
    </w:p>
    <w:p w:rsidR="00E12B20" w:rsidRPr="009A29BB" w:rsidRDefault="00000000">
      <w:pPr>
        <w:spacing w:after="200"/>
        <w:jc w:val="both"/>
        <w:rPr>
          <w:lang w:val="en-US"/>
        </w:rPr>
      </w:pPr>
      <w:r>
        <w:t>SUPPA's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r w:rsidR="009A29BB">
        <w:rPr>
          <w:lang w:val="en-US"/>
        </w:rPr>
        <w:t xml:space="preserve"> T</w:t>
      </w:r>
      <w:r w:rsidR="009A29BB" w:rsidRPr="009A29BB">
        <w:t xml:space="preserve">his tolerance window is illustrated for each event type in Annex </w:t>
      </w:r>
      <w:r w:rsidR="00E22E24">
        <w:rPr>
          <w:lang w:val="en-US"/>
        </w:rPr>
        <w:t>G</w:t>
      </w:r>
      <w:r w:rsidR="009A29BB" w:rsidRPr="009A29BB">
        <w:t>.</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8E6345">
      <w:pPr>
        <w:pStyle w:val="Heading2"/>
      </w:pPr>
      <w:bookmarkStart w:id="87" w:name="_Toc232176563"/>
      <w:r>
        <w:rPr>
          <w:lang w:val="en-US"/>
        </w:rPr>
        <w:lastRenderedPageBreak/>
        <w:t>5</w:t>
      </w:r>
      <w:r w:rsidR="001523E8">
        <w:t>.2 Data and pipeline setup</w:t>
      </w:r>
      <w:bookmarkEnd w:id="87"/>
    </w:p>
    <w:p w:rsidR="00C80A95" w:rsidRDefault="007C2843" w:rsidP="007C2843">
      <w:pPr>
        <w:jc w:val="both"/>
      </w:pPr>
      <w:r>
        <w:t xml:space="preserve">The analysis used 9 samples from the laboratory's Nanopore RNA-seq dataset, covering three conditions with 3 biological replicates each (Table </w:t>
      </w:r>
      <w:r w:rsidR="006B4BE7">
        <w:rPr>
          <w:lang w:val="en-US"/>
        </w:rPr>
        <w:t>4</w:t>
      </w:r>
      <w:r w:rsidR="000A41D8">
        <w:rPr>
          <w:lang w:val="en-US"/>
        </w:rPr>
        <w:t>; see Annex A</w:t>
      </w:r>
      <w:r>
        <w:t>). The reference annotation used was transcriptome_productivity.gtf, the laboratory's custom GTF file built on GRCm39 (mm39). Transcript expression values (TPM) were pre-computed with Salmon by Khushi and provided as input.</w:t>
      </w:r>
    </w:p>
    <w:p w:rsidR="00C2119A" w:rsidRDefault="00C2119A" w:rsidP="007C2843">
      <w:pPr>
        <w:jc w:val="both"/>
      </w:pPr>
    </w:p>
    <w:tbl>
      <w:tblPr>
        <w:tblW w:w="4007" w:type="pct"/>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7"/>
      </w:tblGrid>
      <w:tr w:rsidR="00C2119A" w:rsidRPr="007C2843" w:rsidTr="00C2119A">
        <w:tc>
          <w:tcPr>
            <w:tcW w:w="0" w:type="auto"/>
            <w:shd w:val="clear" w:color="auto" w:fill="2E75B6"/>
            <w:tcMar>
              <w:top w:w="80" w:type="dxa"/>
              <w:left w:w="120" w:type="dxa"/>
              <w:bottom w:w="80" w:type="dxa"/>
              <w:right w:w="120" w:type="dxa"/>
            </w:tcMar>
          </w:tcPr>
          <w:p w:rsidR="00C2119A" w:rsidRPr="006207A3" w:rsidRDefault="00C2119A" w:rsidP="00C2119A">
            <w:pPr>
              <w:jc w:val="center"/>
              <w:rPr>
                <w:b/>
                <w:bCs/>
                <w:sz w:val="20"/>
                <w:szCs w:val="20"/>
                <w:lang w:val="en-US"/>
              </w:rPr>
            </w:pPr>
            <w:r>
              <w:rPr>
                <w:b/>
                <w:bCs/>
                <w:color w:val="FFFFFF" w:themeColor="background1"/>
                <w:sz w:val="20"/>
                <w:szCs w:val="20"/>
                <w:lang w:val="en-US"/>
              </w:rPr>
              <w:t>Sample</w:t>
            </w:r>
          </w:p>
        </w:tc>
        <w:tc>
          <w:tcPr>
            <w:tcW w:w="1228" w:type="pct"/>
            <w:shd w:val="clear" w:color="auto" w:fill="2E75B6"/>
            <w:tcMar>
              <w:top w:w="80" w:type="dxa"/>
              <w:left w:w="120" w:type="dxa"/>
              <w:bottom w:w="80" w:type="dxa"/>
              <w:right w:w="120" w:type="dxa"/>
            </w:tcMar>
          </w:tcPr>
          <w:p w:rsidR="00C2119A" w:rsidRPr="006207A3" w:rsidRDefault="00C2119A" w:rsidP="00C2119A">
            <w:pPr>
              <w:jc w:val="center"/>
              <w:rPr>
                <w:sz w:val="20"/>
                <w:szCs w:val="20"/>
                <w:lang w:val="en-US"/>
              </w:rPr>
            </w:pPr>
            <w:r>
              <w:rPr>
                <w:b/>
                <w:bCs/>
                <w:color w:val="FFFFFF"/>
                <w:sz w:val="20"/>
                <w:szCs w:val="20"/>
                <w:lang w:val="en-US"/>
              </w:rPr>
              <w:t>Condition</w:t>
            </w:r>
          </w:p>
        </w:tc>
        <w:tc>
          <w:tcPr>
            <w:tcW w:w="1569" w:type="pct"/>
            <w:shd w:val="clear" w:color="auto" w:fill="2E75B6"/>
            <w:tcMar>
              <w:top w:w="80" w:type="dxa"/>
              <w:left w:w="120" w:type="dxa"/>
              <w:bottom w:w="80" w:type="dxa"/>
              <w:right w:w="120" w:type="dxa"/>
            </w:tcMar>
          </w:tcPr>
          <w:p w:rsidR="00C2119A" w:rsidRPr="006207A3" w:rsidRDefault="00C2119A" w:rsidP="00C2119A">
            <w:pPr>
              <w:jc w:val="center"/>
              <w:rPr>
                <w:sz w:val="20"/>
                <w:szCs w:val="20"/>
              </w:rPr>
            </w:pPr>
            <w:r>
              <w:rPr>
                <w:b/>
                <w:bCs/>
                <w:color w:val="FFFFFF"/>
                <w:sz w:val="20"/>
                <w:szCs w:val="20"/>
                <w:lang w:val="en-US"/>
              </w:rPr>
              <w:t>Biological meaning</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KM1, KM2, KM3</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sidRPr="006207A3">
              <w:rPr>
                <w:sz w:val="20"/>
                <w:szCs w:val="20"/>
                <w:lang w:val="en-US"/>
              </w:rPr>
              <w:t>CT8</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day</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KM4, KM5, KM6</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rPr>
            </w:pPr>
            <w:r>
              <w:rPr>
                <w:color w:val="000000"/>
                <w:sz w:val="20"/>
                <w:szCs w:val="20"/>
                <w:lang w:val="en-US"/>
              </w:rPr>
              <w:t>CT20</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night</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KM7, KM8, KM9</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proofErr w:type="spellStart"/>
            <w:r>
              <w:rPr>
                <w:color w:val="000000"/>
                <w:sz w:val="20"/>
                <w:szCs w:val="20"/>
                <w:lang w:val="en-US"/>
              </w:rPr>
              <w:t>PerKO</w:t>
            </w:r>
            <w:proofErr w:type="spellEnd"/>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Clock disrupted</w:t>
            </w:r>
          </w:p>
        </w:tc>
      </w:tr>
    </w:tbl>
    <w:p w:rsidR="00BC3375" w:rsidRPr="004B0491" w:rsidRDefault="00BC3375" w:rsidP="008B1F02">
      <w:pPr>
        <w:spacing w:after="200"/>
        <w:jc w:val="center"/>
      </w:pPr>
      <w:r>
        <w:rPr>
          <w:i/>
          <w:iCs/>
          <w:color w:val="555555"/>
          <w:sz w:val="20"/>
          <w:szCs w:val="20"/>
        </w:rPr>
        <w:t xml:space="preserve">Table </w:t>
      </w:r>
      <w:r w:rsidR="006B4BE7">
        <w:rPr>
          <w:i/>
          <w:iCs/>
          <w:color w:val="555555"/>
          <w:sz w:val="20"/>
          <w:szCs w:val="20"/>
          <w:lang w:val="en-US"/>
        </w:rPr>
        <w:t>4</w:t>
      </w:r>
      <w:r>
        <w:rPr>
          <w:i/>
          <w:iCs/>
          <w:color w:val="555555"/>
          <w:sz w:val="20"/>
          <w:szCs w:val="20"/>
        </w:rPr>
        <w:t>. The 9 Nanopore RNA-seq samples used in Project 1.</w:t>
      </w:r>
    </w:p>
    <w:p w:rsidR="004C2619" w:rsidRDefault="00D64585" w:rsidP="007C2843">
      <w:pPr>
        <w:jc w:val="both"/>
      </w:pPr>
      <w:r w:rsidRPr="00D64585">
        <w:t xml:space="preserve">The </w:t>
      </w:r>
      <w:r w:rsidR="008B1F02">
        <w:rPr>
          <w:lang w:val="en-US"/>
        </w:rPr>
        <w:t>workflow (see Figure 4)</w:t>
      </w:r>
      <w:r w:rsidRPr="00D64585">
        <w:t xml:space="preserve"> follows the approach established in </w:t>
      </w:r>
      <w:r>
        <w:rPr>
          <w:lang w:val="en-US"/>
        </w:rPr>
        <w:t xml:space="preserve">SUPPA’s </w:t>
      </w:r>
      <w:r w:rsidR="00C2119A">
        <w:rPr>
          <w:lang w:val="en-US"/>
        </w:rPr>
        <w:t>documentation (</w:t>
      </w:r>
      <w:r w:rsidR="00C13048">
        <w:rPr>
          <w:lang w:val="en-US"/>
        </w:rPr>
        <w:t>S</w:t>
      </w:r>
      <w:r w:rsidR="00C2119A">
        <w:rPr>
          <w:lang w:val="en-US"/>
        </w:rPr>
        <w:t xml:space="preserve">ee </w:t>
      </w:r>
      <w:r w:rsidR="00C13048">
        <w:rPr>
          <w:lang w:val="en-US"/>
        </w:rPr>
        <w:t>Annex</w:t>
      </w:r>
      <w:r w:rsidR="00C2119A">
        <w:rPr>
          <w:lang w:val="en-US"/>
        </w:rPr>
        <w:t xml:space="preserve"> H) and Khushi’s guidance.</w:t>
      </w:r>
      <w:r w:rsidRPr="00D64585">
        <w:t xml:space="preserve"> "generateEvents" </w:t>
      </w:r>
      <w:r w:rsidR="00C2119A">
        <w:rPr>
          <w:lang w:val="en-US"/>
        </w:rPr>
        <w:t xml:space="preserve">command </w:t>
      </w:r>
      <w:r w:rsidRPr="00D64585">
        <w:t xml:space="preserve">identifies events from the rebuilt </w:t>
      </w:r>
      <w:r w:rsidR="00C2119A">
        <w:rPr>
          <w:lang w:val="en-US"/>
        </w:rPr>
        <w:t xml:space="preserve">mouse </w:t>
      </w:r>
      <w:r w:rsidRPr="00D64585">
        <w:t>transcriptome, PSI values are computed directly from the Salmon TPM expression values using "psiPerEvent", and "diffSplice" identifies differential splicing, with events at p &lt; 0.05 and dPSI &gt; 0.1 considered significan</w:t>
      </w:r>
      <w:r w:rsidR="008B1F02">
        <w:rPr>
          <w:lang w:val="en-US"/>
        </w:rPr>
        <w:t>t</w:t>
      </w:r>
      <w:r w:rsidRPr="00D64585">
        <w:t>. "generateEvents" was run six times: once in strict mode, and five times in variable mode with tolerances of 1, 3, 5, 10, and 20 nucleotides, automated through run_suppa.sh</w:t>
      </w:r>
    </w:p>
    <w:p w:rsidR="00C2119A" w:rsidRDefault="00C2119A" w:rsidP="007C2843">
      <w:pPr>
        <w:jc w:val="both"/>
      </w:pPr>
    </w:p>
    <w:p w:rsidR="004C2619" w:rsidRDefault="004C2619" w:rsidP="004C2619">
      <w:pPr>
        <w:spacing w:after="200"/>
        <w:jc w:val="center"/>
      </w:pPr>
      <w:r>
        <w:rPr>
          <w:noProof/>
        </w:rPr>
        <w:lastRenderedPageBreak/>
        <w:drawing>
          <wp:inline distT="0" distB="0" distL="0" distR="0" wp14:anchorId="42188474" wp14:editId="419E3F6A">
            <wp:extent cx="4926734" cy="7680960"/>
            <wp:effectExtent l="0" t="0" r="1270" b="2540"/>
            <wp:docPr id="969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589" name="Picture 969210589"/>
                    <pic:cNvPicPr/>
                  </pic:nvPicPr>
                  <pic:blipFill rotWithShape="1">
                    <a:blip r:embed="rId13" cstate="print">
                      <a:extLst>
                        <a:ext uri="{28A0092B-C50C-407E-A947-70E740481C1C}">
                          <a14:useLocalDpi xmlns:a14="http://schemas.microsoft.com/office/drawing/2010/main" val="0"/>
                        </a:ext>
                      </a:extLst>
                    </a:blip>
                    <a:srcRect t="4192" b="8117"/>
                    <a:stretch/>
                  </pic:blipFill>
                  <pic:spPr bwMode="auto">
                    <a:xfrm>
                      <a:off x="0" y="0"/>
                      <a:ext cx="4977123" cy="7759519"/>
                    </a:xfrm>
                    <a:prstGeom prst="rect">
                      <a:avLst/>
                    </a:prstGeom>
                    <a:ln>
                      <a:noFill/>
                    </a:ln>
                    <a:extLst>
                      <a:ext uri="{53640926-AAD7-44D8-BBD7-CCE9431645EC}">
                        <a14:shadowObscured xmlns:a14="http://schemas.microsoft.com/office/drawing/2010/main"/>
                      </a:ext>
                    </a:extLst>
                  </pic:spPr>
                </pic:pic>
              </a:graphicData>
            </a:graphic>
          </wp:inline>
        </w:drawing>
      </w:r>
    </w:p>
    <w:p w:rsidR="004C2619" w:rsidRPr="004C2619" w:rsidRDefault="004C2619" w:rsidP="004C2619">
      <w:pPr>
        <w:spacing w:after="200"/>
        <w:jc w:val="center"/>
        <w:rPr>
          <w:lang w:val="en-US"/>
        </w:rPr>
      </w:pPr>
      <w:r>
        <w:rPr>
          <w:i/>
          <w:iCs/>
          <w:color w:val="555555"/>
          <w:sz w:val="20"/>
          <w:szCs w:val="20"/>
        </w:rPr>
        <w:t xml:space="preserve">Figure </w:t>
      </w:r>
      <w:r>
        <w:rPr>
          <w:i/>
          <w:iCs/>
          <w:color w:val="555555"/>
          <w:sz w:val="20"/>
          <w:szCs w:val="20"/>
          <w:lang w:val="en-US"/>
        </w:rPr>
        <w:t>4</w:t>
      </w:r>
      <w:r>
        <w:rPr>
          <w:i/>
          <w:iCs/>
          <w:color w:val="555555"/>
          <w:sz w:val="20"/>
          <w:szCs w:val="20"/>
        </w:rPr>
        <w:t xml:space="preserve">. </w:t>
      </w:r>
      <w:r>
        <w:rPr>
          <w:i/>
          <w:iCs/>
          <w:color w:val="555555"/>
          <w:sz w:val="20"/>
          <w:szCs w:val="20"/>
          <w:lang w:val="en-US"/>
        </w:rPr>
        <w:t>Project 1 workflow.</w:t>
      </w:r>
    </w:p>
    <w:p w:rsidR="00E12B20" w:rsidRPr="007C2843" w:rsidRDefault="008E6345">
      <w:pPr>
        <w:pStyle w:val="Heading2"/>
      </w:pPr>
      <w:bookmarkStart w:id="88" w:name="_Toc232176564"/>
      <w:r>
        <w:rPr>
          <w:lang w:val="en-US"/>
        </w:rPr>
        <w:t>5</w:t>
      </w:r>
      <w:r w:rsidR="001523E8">
        <w:t>.3 Results</w:t>
      </w:r>
      <w:bookmarkEnd w:id="88"/>
    </w:p>
    <w:p w:rsidR="00E12B20" w:rsidRPr="007C2843" w:rsidRDefault="008E6345">
      <w:pPr>
        <w:pStyle w:val="Heading3"/>
      </w:pPr>
      <w:bookmarkStart w:id="89" w:name="_Toc232176565"/>
      <w:r>
        <w:rPr>
          <w:lang w:val="en-US"/>
        </w:rPr>
        <w:t>5</w:t>
      </w:r>
      <w:r w:rsidR="001523E8">
        <w:t>.3.1 Variable mode detects substantially more events</w:t>
      </w:r>
      <w:bookmarkEnd w:id="89"/>
    </w:p>
    <w:p w:rsidR="004B0491" w:rsidRDefault="00000000" w:rsidP="004C2619">
      <w:pPr>
        <w:spacing w:after="200"/>
        <w:jc w:val="both"/>
      </w:pPr>
      <w:r>
        <w:lastRenderedPageBreak/>
        <w:t>Switching from strict to variable 1nt mode increases the number of detected events for A3, A5, and RI</w:t>
      </w:r>
      <w:ins w:id="90" w:author="Microsoft Office User" w:date="2026-06-13T08:34:00Z">
        <w:r w:rsidR="00735953">
          <w:rPr>
            <w:lang w:val="en-US"/>
          </w:rPr>
          <w:t>,</w:t>
        </w:r>
      </w:ins>
      <w:del w:id="91" w:author="Microsoft Office User" w:date="2026-06-13T08:34:00Z">
        <w:r w:rsidDel="00735953">
          <w:delText>.</w:delText>
        </w:r>
      </w:del>
      <w:ins w:id="92" w:author="Microsoft Office User" w:date="2026-06-13T08:34:00Z">
        <w:r w:rsidR="00735953">
          <w:rPr>
            <w:lang w:val="en-US"/>
          </w:rPr>
          <w:t xml:space="preserve"> </w:t>
        </w:r>
      </w:ins>
      <w:ins w:id="93" w:author="Microsoft Office User" w:date="2026-06-13T08:35:00Z">
        <w:r w:rsidR="00735953">
          <w:rPr>
            <w:lang w:val="en-US"/>
          </w:rPr>
          <w:t>w</w:t>
        </w:r>
      </w:ins>
      <w:ins w:id="94" w:author="Microsoft Office User" w:date="2026-06-13T08:34:00Z">
        <w:r w:rsidR="00735953">
          <w:rPr>
            <w:lang w:val="en-US"/>
          </w:rPr>
          <w:t>hile</w:t>
        </w:r>
      </w:ins>
      <w:r>
        <w:t xml:space="preserve"> SE, MX, AF and AL counts remain identical across all boundary modes</w:t>
      </w:r>
      <w:ins w:id="95" w:author="Microsoft Office User" w:date="2026-06-13T08:35:00Z">
        <w:r w:rsidR="00735953">
          <w:rPr>
            <w:lang w:val="en-US"/>
          </w:rPr>
          <w:t xml:space="preserve">. </w:t>
        </w:r>
      </w:ins>
      <w:del w:id="96" w:author="Microsoft Office User" w:date="2026-06-13T08:35:00Z">
        <w:r w:rsidDel="00735953">
          <w:delText xml:space="preserve">, confirming </w:delText>
        </w:r>
      </w:del>
      <w:ins w:id="97" w:author="Microsoft Office User" w:date="2026-06-13T08:35:00Z">
        <w:r w:rsidR="00735953">
          <w:rPr>
            <w:lang w:val="en-US"/>
          </w:rPr>
          <w:t>This analysis revealed</w:t>
        </w:r>
        <w:r w:rsidR="00735953">
          <w:t xml:space="preserve"> </w:t>
        </w:r>
      </w:ins>
      <w:r>
        <w:t>that the change is specific to events defined by a splice site boundary.</w:t>
      </w:r>
    </w:p>
    <w:p w:rsidR="007B5470" w:rsidRPr="00E82423" w:rsidRDefault="00E82423" w:rsidP="00E82423">
      <w:pPr>
        <w:spacing w:after="200"/>
        <w:jc w:val="center"/>
      </w:pPr>
      <w:r>
        <w:rPr>
          <w:noProof/>
        </w:rPr>
        <w:drawing>
          <wp:inline distT="0" distB="0" distL="0" distR="0" wp14:anchorId="5F32D398" wp14:editId="3BEC655B">
            <wp:extent cx="2945331" cy="2461455"/>
            <wp:effectExtent l="0" t="0" r="1270" b="2540"/>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3567" cy="246833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90631A">
        <w:rPr>
          <w:i/>
          <w:iCs/>
          <w:color w:val="555555"/>
          <w:sz w:val="20"/>
          <w:szCs w:val="20"/>
          <w:lang w:val="en-US"/>
        </w:rPr>
        <w:t xml:space="preserve"> 6</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649002" cy="245378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7096" cy="2473890"/>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w:t>
      </w:r>
      <w:r w:rsidR="0090631A">
        <w:rPr>
          <w:i/>
          <w:iCs/>
          <w:color w:val="555555"/>
          <w:sz w:val="20"/>
          <w:szCs w:val="20"/>
          <w:lang w:val="en-US"/>
        </w:rPr>
        <w:t>7</w:t>
      </w:r>
      <w:r>
        <w:rPr>
          <w:i/>
          <w:iCs/>
          <w:color w:val="555555"/>
          <w:sz w:val="20"/>
          <w:szCs w:val="20"/>
        </w:rPr>
        <w:t>. Event counts across all six boundary modes (strict,</w:t>
      </w:r>
      <w:r w:rsidR="008B1F02">
        <w:rPr>
          <w:i/>
          <w:iCs/>
          <w:color w:val="555555"/>
          <w:sz w:val="20"/>
          <w:szCs w:val="20"/>
          <w:lang w:val="en-US"/>
        </w:rPr>
        <w:t xml:space="preserve"> and variable</w:t>
      </w:r>
      <w:r>
        <w:rPr>
          <w:i/>
          <w:iCs/>
          <w:color w:val="555555"/>
          <w:sz w:val="20"/>
          <w:szCs w:val="20"/>
        </w:rPr>
        <w:t xml:space="preserve"> 1nt, 3nt, 5nt, 10nt, 20nt). Counts plateau after 1nt for A3, A5, and RI.</w:t>
      </w:r>
    </w:p>
    <w:p w:rsidR="00E12B20" w:rsidRPr="007C2843" w:rsidRDefault="008E6345">
      <w:pPr>
        <w:pStyle w:val="Heading3"/>
      </w:pPr>
      <w:bookmarkStart w:id="98" w:name="_Toc232176566"/>
      <w:r>
        <w:rPr>
          <w:lang w:val="en-US"/>
        </w:rPr>
        <w:t>5</w:t>
      </w:r>
      <w:r w:rsidR="001523E8">
        <w:t>.3.2 Variable mode is a superset of strict mode</w:t>
      </w:r>
      <w:bookmarkEnd w:id="98"/>
    </w:p>
    <w:p w:rsidR="00E12B20" w:rsidRPr="007C2843" w:rsidRDefault="00000000">
      <w:pPr>
        <w:spacing w:after="200"/>
        <w:jc w:val="both"/>
      </w:pPr>
      <w:r>
        <w:t>Events detected by strict mode were compared to those detected by variable 1nt mode. This required a coordinate reformatting step</w:t>
      </w:r>
      <w:r w:rsidR="008B1F02">
        <w:rPr>
          <w:lang w:val="en-US"/>
        </w:rPr>
        <w:t xml:space="preserve"> (dummy file)</w:t>
      </w:r>
      <w:r>
        <w:t>, as strict and variable modes use different internal representations for the same event types. A strand-aware reformatting function was implemented in Python to make the IDs comparable.</w:t>
      </w:r>
    </w:p>
    <w:p w:rsidR="00110CC4" w:rsidRDefault="00000000" w:rsidP="00110CC4">
      <w:pPr>
        <w:spacing w:after="200"/>
        <w:jc w:val="both"/>
        <w:rPr>
          <w:lang w:val="en-US"/>
        </w:rPr>
      </w:pPr>
      <w:r>
        <w:lastRenderedPageBreak/>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r w:rsidR="00110CC4">
        <w:rPr>
          <w:lang w:val="en-US"/>
        </w:rPr>
        <w:t>.</w:t>
      </w:r>
    </w:p>
    <w:p w:rsidR="00110CC4" w:rsidRDefault="00110CC4" w:rsidP="00110CC4">
      <w:pPr>
        <w:spacing w:after="200"/>
        <w:jc w:val="both"/>
        <w:rPr>
          <w:lang w:val="en-US"/>
        </w:rPr>
      </w:pPr>
      <w:r>
        <w:rPr>
          <w:noProof/>
        </w:rPr>
        <w:drawing>
          <wp:anchor distT="0" distB="0" distL="114300" distR="114300" simplePos="0" relativeHeight="251691008" behindDoc="0" locked="0" layoutInCell="1" allowOverlap="1">
            <wp:simplePos x="0" y="0"/>
            <wp:positionH relativeFrom="column">
              <wp:posOffset>-413385</wp:posOffset>
            </wp:positionH>
            <wp:positionV relativeFrom="paragraph">
              <wp:posOffset>50800</wp:posOffset>
            </wp:positionV>
            <wp:extent cx="6746875" cy="2471420"/>
            <wp:effectExtent l="0" t="0" r="0" b="5080"/>
            <wp:wrapNone/>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6" cstate="print">
                      <a:extLst>
                        <a:ext uri="{28A0092B-C50C-407E-A947-70E740481C1C}">
                          <a14:useLocalDpi xmlns:a14="http://schemas.microsoft.com/office/drawing/2010/main" val="0"/>
                        </a:ext>
                      </a:extLst>
                    </a:blip>
                    <a:srcRect b="15344"/>
                    <a:stretch/>
                  </pic:blipFill>
                  <pic:spPr bwMode="auto">
                    <a:xfrm>
                      <a:off x="0" y="0"/>
                      <a:ext cx="6746875" cy="247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Pr="00110CC4" w:rsidRDefault="00110CC4" w:rsidP="00110CC4">
      <w:pPr>
        <w:spacing w:after="200"/>
        <w:jc w:val="both"/>
        <w:rPr>
          <w:lang w:val="en-US"/>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8</w:t>
      </w:r>
      <w:r>
        <w:rPr>
          <w:i/>
          <w:iCs/>
          <w:color w:val="555555"/>
          <w:sz w:val="20"/>
          <w:szCs w:val="20"/>
        </w:rPr>
        <w:t>. Strict mode events (inner) are fully contained within variable 1nt mode events (outer), confirmed for A3, A5, and RI.</w:t>
      </w:r>
    </w:p>
    <w:p w:rsidR="00E12B20" w:rsidRPr="007C2843" w:rsidRDefault="008E6345">
      <w:pPr>
        <w:pStyle w:val="Heading3"/>
      </w:pPr>
      <w:bookmarkStart w:id="99" w:name="_Toc232176567"/>
      <w:r>
        <w:rPr>
          <w:lang w:val="en-US"/>
        </w:rPr>
        <w:t>5</w:t>
      </w:r>
      <w:r w:rsidR="001523E8">
        <w:t>.3.3 Gene-level perspective: novel genes and novel transcripts</w:t>
      </w:r>
      <w:bookmarkEnd w:id="99"/>
    </w:p>
    <w:p w:rsidR="004B0491" w:rsidRDefault="0055033B" w:rsidP="00E82423">
      <w:pPr>
        <w:spacing w:after="200"/>
        <w:jc w:val="both"/>
      </w:pPr>
      <w:r>
        <w:rPr>
          <w:lang w:val="en-US"/>
        </w:rPr>
        <w:t>V</w:t>
      </w:r>
      <w:r>
        <w:t xml:space="preserve">ariable 1nt mode detects events in thousands of genes that strict mode misses entirely, with a subset involving novel </w:t>
      </w:r>
      <w:r w:rsidR="00E22E24">
        <w:rPr>
          <w:lang w:val="en-US"/>
        </w:rPr>
        <w:t>(unannotated)</w:t>
      </w:r>
      <w:r>
        <w:t xml:space="preserve"> transcripts </w:t>
      </w:r>
      <w:proofErr w:type="gramStart"/>
      <w:r w:rsidR="00697841" w:rsidRPr="00697841">
        <w:t>i.e.</w:t>
      </w:r>
      <w:proofErr w:type="gramEnd"/>
      <w:r w:rsidR="00697841" w:rsidRPr="00697841">
        <w:t xml:space="preserve"> transcripts that are present in the data but have not yet been formally annotated in reference databases. </w:t>
      </w:r>
      <w:r>
        <w:t xml:space="preserve">(see Figure </w:t>
      </w:r>
      <w:r w:rsidR="00E82423">
        <w:rPr>
          <w:lang w:val="en-US"/>
        </w:rPr>
        <w:t>9</w:t>
      </w:r>
      <w:r w:rsidR="00110CC4">
        <w:rPr>
          <w:lang w:val="en-US"/>
        </w:rPr>
        <w:t xml:space="preserve"> and 10</w:t>
      </w:r>
      <w:r>
        <w:t>).</w:t>
      </w:r>
    </w:p>
    <w:p w:rsidR="004B0491" w:rsidRDefault="00E82423" w:rsidP="00E82423">
      <w:pPr>
        <w:spacing w:after="200"/>
        <w:jc w:val="center"/>
      </w:pPr>
      <w:r>
        <w:rPr>
          <w:noProof/>
        </w:rPr>
        <w:drawing>
          <wp:inline distT="0" distB="0" distL="0" distR="0" wp14:anchorId="4B66F46E" wp14:editId="47BBECC3">
            <wp:extent cx="4042610" cy="2745307"/>
            <wp:effectExtent l="0" t="0" r="0" b="0"/>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7" cstate="print">
                      <a:extLst>
                        <a:ext uri="{28A0092B-C50C-407E-A947-70E740481C1C}">
                          <a14:useLocalDpi xmlns:a14="http://schemas.microsoft.com/office/drawing/2010/main" val="0"/>
                        </a:ext>
                      </a:extLst>
                    </a:blip>
                    <a:srcRect l="11769" t="4438" r="13100" b="4857"/>
                    <a:stretch/>
                  </pic:blipFill>
                  <pic:spPr bwMode="auto">
                    <a:xfrm>
                      <a:off x="0" y="0"/>
                      <a:ext cx="4150882" cy="2818833"/>
                    </a:xfrm>
                    <a:prstGeom prst="rect">
                      <a:avLst/>
                    </a:prstGeom>
                    <a:ln>
                      <a:noFill/>
                    </a:ln>
                    <a:extLst>
                      <a:ext uri="{53640926-AAD7-44D8-BBD7-CCE9431645EC}">
                        <a14:shadowObscured xmlns:a14="http://schemas.microsoft.com/office/drawing/2010/main"/>
                      </a:ext>
                    </a:extLst>
                  </pic:spPr>
                </pic:pic>
              </a:graphicData>
            </a:graphic>
          </wp:inline>
        </w:drawing>
      </w:r>
    </w:p>
    <w:p w:rsidR="0055033B" w:rsidRDefault="0055033B" w:rsidP="0055033B">
      <w:pPr>
        <w:spacing w:after="200"/>
        <w:jc w:val="center"/>
      </w:pPr>
      <w:r>
        <w:rPr>
          <w:i/>
          <w:iCs/>
          <w:color w:val="555555"/>
          <w:sz w:val="20"/>
          <w:szCs w:val="20"/>
        </w:rPr>
        <w:t xml:space="preserve">Figure </w:t>
      </w:r>
      <w:r w:rsidR="0090631A">
        <w:rPr>
          <w:i/>
          <w:iCs/>
          <w:color w:val="555555"/>
          <w:sz w:val="20"/>
          <w:szCs w:val="20"/>
          <w:lang w:val="en-US"/>
        </w:rPr>
        <w:t>9</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697841">
      <w:pPr>
        <w:spacing w:after="200"/>
        <w:jc w:val="center"/>
      </w:pPr>
      <w:r>
        <w:rPr>
          <w:noProof/>
        </w:rPr>
        <w:drawing>
          <wp:anchor distT="0" distB="0" distL="114300" distR="114300" simplePos="0" relativeHeight="251692032" behindDoc="0" locked="0" layoutInCell="1" allowOverlap="1">
            <wp:simplePos x="0" y="0"/>
            <wp:positionH relativeFrom="column">
              <wp:posOffset>643890</wp:posOffset>
            </wp:positionH>
            <wp:positionV relativeFrom="paragraph">
              <wp:posOffset>-288925</wp:posOffset>
            </wp:positionV>
            <wp:extent cx="4350619" cy="2216278"/>
            <wp:effectExtent l="0" t="0" r="5715" b="6350"/>
            <wp:wrapNone/>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50619" cy="2216278"/>
                    </a:xfrm>
                    <a:prstGeom prst="rect">
                      <a:avLst/>
                    </a:prstGeom>
                  </pic:spPr>
                </pic:pic>
              </a:graphicData>
            </a:graphic>
            <wp14:sizeRelH relativeFrom="page">
              <wp14:pctWidth>0</wp14:pctWidth>
            </wp14:sizeRelH>
            <wp14:sizeRelV relativeFrom="page">
              <wp14:pctHeight>0</wp14:pctHeight>
            </wp14:sizeRelV>
          </wp:anchor>
        </w:drawing>
      </w: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E12B20" w:rsidRPr="007C2843" w:rsidRDefault="00000000" w:rsidP="0039033E">
      <w:pPr>
        <w:spacing w:after="200"/>
        <w:jc w:val="center"/>
      </w:pPr>
      <w:r>
        <w:rPr>
          <w:i/>
          <w:iCs/>
          <w:color w:val="555555"/>
          <w:sz w:val="20"/>
          <w:szCs w:val="20"/>
        </w:rPr>
        <w:t xml:space="preserve">Figure </w:t>
      </w:r>
      <w:r w:rsidR="0090631A">
        <w:rPr>
          <w:i/>
          <w:iCs/>
          <w:color w:val="555555"/>
          <w:sz w:val="20"/>
          <w:szCs w:val="20"/>
          <w:lang w:val="en-US"/>
        </w:rPr>
        <w:t>10</w:t>
      </w:r>
      <w:r>
        <w:rPr>
          <w:i/>
          <w:iCs/>
          <w:color w:val="555555"/>
          <w:sz w:val="20"/>
          <w:szCs w:val="20"/>
        </w:rPr>
        <w:t>. Gene counts per population (Q1–Q4) for A3, A5, and RI.</w:t>
      </w:r>
    </w:p>
    <w:p w:rsidR="00E12B20" w:rsidRPr="007C2843" w:rsidRDefault="008E6345">
      <w:pPr>
        <w:pStyle w:val="Heading3"/>
      </w:pPr>
      <w:bookmarkStart w:id="100" w:name="_Toc232176568"/>
      <w:r>
        <w:rPr>
          <w:lang w:val="en-US"/>
        </w:rPr>
        <w:t>5</w:t>
      </w:r>
      <w:r w:rsidR="001523E8">
        <w:t>.3.4 PSI values are consistent between modes for shared events</w:t>
      </w:r>
      <w:bookmarkEnd w:id="100"/>
    </w:p>
    <w:p w:rsidR="00E12B20" w:rsidRDefault="00110CC4">
      <w:pPr>
        <w:spacing w:after="200"/>
        <w:jc w:val="both"/>
      </w:pPr>
      <w:r>
        <w:rPr>
          <w:noProof/>
        </w:rPr>
        <w:drawing>
          <wp:anchor distT="0" distB="0" distL="114300" distR="114300" simplePos="0" relativeHeight="251671552" behindDoc="0" locked="0" layoutInCell="1" allowOverlap="1">
            <wp:simplePos x="0" y="0"/>
            <wp:positionH relativeFrom="column">
              <wp:posOffset>-590550</wp:posOffset>
            </wp:positionH>
            <wp:positionV relativeFrom="paragraph">
              <wp:posOffset>576580</wp:posOffset>
            </wp:positionV>
            <wp:extent cx="6819900" cy="1882782"/>
            <wp:effectExtent l="0" t="0" r="0"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19900" cy="1882782"/>
                    </a:xfrm>
                    <a:prstGeom prst="rect">
                      <a:avLst/>
                    </a:prstGeom>
                  </pic:spPr>
                </pic:pic>
              </a:graphicData>
            </a:graphic>
            <wp14:sizeRelH relativeFrom="page">
              <wp14:pctWidth>0</wp14:pctWidth>
            </wp14:sizeRelH>
            <wp14:sizeRelV relativeFrom="page">
              <wp14:pctHeight>0</wp14:pctHeight>
            </wp14:sizeRelV>
          </wp:anchor>
        </w:drawing>
      </w:r>
      <w:r>
        <w:t>For events detected by both modes, a density plot of the PSI difference (dPSI = PSI_strict minus PSI_variable) shows a sharp peak at zero for all three event types, with mean dPSI values between 0.025 and 0.034. Both modes agree on the quantification of events they share.</w:t>
      </w:r>
    </w:p>
    <w:p w:rsidR="0039033E" w:rsidRDefault="0039033E"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110CC4" w:rsidRDefault="00110CC4" w:rsidP="00110CC4">
      <w:pPr>
        <w:spacing w:after="200"/>
      </w:pPr>
    </w:p>
    <w:p w:rsidR="00110CC4" w:rsidRPr="00110CC4" w:rsidRDefault="00110CC4" w:rsidP="00110CC4">
      <w:pPr>
        <w:spacing w:after="200"/>
        <w:rPr>
          <w:i/>
          <w:iCs/>
          <w:color w:val="555555"/>
          <w:sz w:val="2"/>
          <w:szCs w:val="2"/>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11</w:t>
      </w:r>
      <w:r>
        <w:rPr>
          <w:i/>
          <w:iCs/>
          <w:color w:val="555555"/>
          <w:sz w:val="20"/>
          <w:szCs w:val="20"/>
        </w:rPr>
        <w:t>. Density plot of PSI difference for events shared between strict and variable 1nt mode. The peak at zero confirms quantification consistency for shared events across A3, A5, and RI.</w:t>
      </w:r>
    </w:p>
    <w:p w:rsidR="00E12B20" w:rsidRPr="007C2843" w:rsidRDefault="008E6345">
      <w:pPr>
        <w:pStyle w:val="Heading3"/>
      </w:pPr>
      <w:bookmarkStart w:id="101" w:name="_Toc232176569"/>
      <w:r>
        <w:rPr>
          <w:lang w:val="en-US"/>
        </w:rPr>
        <w:t>5</w:t>
      </w:r>
      <w:r w:rsidR="001523E8">
        <w:t>.3.5 Significant differential splicing events</w:t>
      </w:r>
      <w:bookmarkEnd w:id="101"/>
    </w:p>
    <w:p w:rsidR="00E12B20" w:rsidRPr="007C2843" w:rsidRDefault="00000000">
      <w:pPr>
        <w:spacing w:after="200"/>
        <w:jc w:val="both"/>
      </w:pPr>
      <w:r>
        <w:t>After filtering (|dPSI| &gt; 0.1, p &lt; 0.05), strict mode yields 45 A3, 47 A5, and 13 RI significant events. Variable 1nt mode yields 73 A3, 76 A5, and 64 RI. Most strict significant events are also found in the variable significant set, confirming that variable mode is a superset at the level of statistically filtered results as well.</w:t>
      </w:r>
    </w:p>
    <w:p w:rsidR="00E12B20" w:rsidRPr="007C2843" w:rsidRDefault="00BC3375">
      <w:pPr>
        <w:spacing w:before="160" w:after="60"/>
        <w:jc w:val="center"/>
      </w:pPr>
      <w:r>
        <w:rPr>
          <w:i/>
          <w:iCs/>
          <w:noProof/>
          <w:color w:val="888888"/>
          <w:sz w:val="22"/>
          <w:szCs w:val="22"/>
        </w:rPr>
        <w:drawing>
          <wp:inline distT="0" distB="0" distL="0" distR="0">
            <wp:extent cx="5095875" cy="1987313"/>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2514" cy="2075699"/>
                    </a:xfrm>
                    <a:prstGeom prst="rect">
                      <a:avLst/>
                    </a:prstGeom>
                  </pic:spPr>
                </pic:pic>
              </a:graphicData>
            </a:graphic>
          </wp:inline>
        </w:drawing>
      </w: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12</w:t>
      </w:r>
      <w:r>
        <w:rPr>
          <w:i/>
          <w:iCs/>
          <w:color w:val="555555"/>
          <w:sz w:val="20"/>
          <w:szCs w:val="20"/>
        </w:rPr>
        <w:t>. Significant differentially spliced events (|dPSI| &gt; 0.1, p &lt; 0.05) comparing WT CT20 vs PerKO CT20 in strict vs variable 1nt mode, for A3, A5, and RI.</w:t>
      </w:r>
    </w:p>
    <w:p w:rsidR="00E12B20" w:rsidRPr="007C2843" w:rsidRDefault="008E6345">
      <w:pPr>
        <w:pStyle w:val="Heading2"/>
      </w:pPr>
      <w:bookmarkStart w:id="102" w:name="_Toc232176570"/>
      <w:r>
        <w:rPr>
          <w:lang w:val="en-US"/>
        </w:rPr>
        <w:t>5</w:t>
      </w:r>
      <w:r w:rsidR="001523E8">
        <w:t>.4 Case study: gene C8g (ENSMUSG00000015083)</w:t>
      </w:r>
      <w:bookmarkEnd w:id="102"/>
    </w:p>
    <w:p w:rsidR="00E12B20" w:rsidRPr="000A41D8" w:rsidRDefault="00000000">
      <w:pPr>
        <w:spacing w:after="200"/>
        <w:jc w:val="both"/>
        <w:rPr>
          <w:lang w:val="en-US"/>
        </w:rPr>
      </w:pPr>
      <w:r>
        <w:lastRenderedPageBreak/>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r w:rsidR="000A41D8">
        <w:rPr>
          <w:lang w:val="en-US"/>
        </w:rPr>
        <w:t xml:space="preserve"> (see Annex </w:t>
      </w:r>
      <w:r w:rsidR="00077083">
        <w:rPr>
          <w:lang w:val="en-US"/>
        </w:rPr>
        <w:t>D</w:t>
      </w:r>
      <w:r w:rsidR="000A41D8">
        <w:rPr>
          <w:lang w:val="en-US"/>
        </w:rPr>
        <w:t>).</w:t>
      </w:r>
    </w:p>
    <w:p w:rsidR="00E12B20" w:rsidRPr="007C2843" w:rsidRDefault="008E6345">
      <w:pPr>
        <w:pStyle w:val="Heading2"/>
      </w:pPr>
      <w:bookmarkStart w:id="103" w:name="_Toc232176571"/>
      <w:r>
        <w:rPr>
          <w:lang w:val="en-US"/>
        </w:rPr>
        <w:t>5</w:t>
      </w:r>
      <w:r w:rsidR="001523E8">
        <w:t>.5 Summary</w:t>
      </w:r>
      <w:bookmarkEnd w:id="103"/>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8E6345">
      <w:pPr>
        <w:pStyle w:val="Heading1"/>
      </w:pPr>
      <w:bookmarkStart w:id="104" w:name="_Toc232176572"/>
      <w:r>
        <w:rPr>
          <w:lang w:val="en-US"/>
        </w:rPr>
        <w:t>6</w:t>
      </w:r>
      <w:r w:rsidR="001523E8">
        <w:t>. Project 2: Orthogonal Validation of Nanopore Alternative Splicing with Illumina Short-Read RNA-seq</w:t>
      </w:r>
      <w:bookmarkEnd w:id="104"/>
    </w:p>
    <w:p w:rsidR="00E12B20" w:rsidRPr="007C2843" w:rsidRDefault="008E6345">
      <w:pPr>
        <w:pStyle w:val="Heading2"/>
      </w:pPr>
      <w:bookmarkStart w:id="105" w:name="_Toc232176573"/>
      <w:r>
        <w:rPr>
          <w:lang w:val="en-US"/>
        </w:rPr>
        <w:t>6</w:t>
      </w:r>
      <w:r w:rsidR="001523E8">
        <w:t>.1 Objective</w:t>
      </w:r>
      <w:bookmarkEnd w:id="105"/>
    </w:p>
    <w:p w:rsidR="00492E24" w:rsidRDefault="00492E24" w:rsidP="00492E24">
      <w:pPr>
        <w:jc w:val="both"/>
        <w:rPr>
          <w:b/>
          <w:bCs/>
        </w:rPr>
      </w:pPr>
      <w:r w:rsidRPr="00492E24">
        <w:t>As part of the peer review process for Chikhaoui, Mamgain et al. (unpublished), reviewers requested an orthogonal validation of the Nanopore-based alternative splicing results using an independent sequencing technology. Project 2 reproduces the WT CT20 vs PerKO CT20 differential splicing comparison using public Illumina short-read RNA-seq data, using the lab's custom transcriptome</w:t>
      </w:r>
      <w:r w:rsidR="004700D0">
        <w:rPr>
          <w:lang w:val="en-US"/>
        </w:rPr>
        <w:t>,</w:t>
      </w:r>
      <w:r w:rsidRPr="00492E24">
        <w:t xml:space="preserve"> so that Nanopore-specific isoforms can be assessed for detectability in short-read data.</w:t>
      </w:r>
    </w:p>
    <w:p w:rsidR="0090631A" w:rsidRDefault="00000000">
      <w:pPr>
        <w:pStyle w:val="Heading2"/>
      </w:pPr>
      <w:bookmarkStart w:id="106" w:name="_Toc232176574"/>
      <w:r>
        <w:t>6.2 Data</w:t>
      </w:r>
      <w:bookmarkEnd w:id="106"/>
    </w:p>
    <w:p w:rsidR="0090631A" w:rsidRPr="0090631A" w:rsidRDefault="0090631A" w:rsidP="0090631A">
      <w:pPr>
        <w:jc w:val="both"/>
        <w:rPr>
          <w:rFonts w:ascii="Arial" w:eastAsia="Arial" w:hAnsi="Arial" w:cs="Arial"/>
          <w:b/>
          <w:bCs/>
          <w:color w:val="2E75B6"/>
        </w:rPr>
      </w:pPr>
      <w:r w:rsidRPr="0090631A">
        <w:t>Public dataset GSE171975 (Aviram et al., 2021): 7 samples selected (3 WT CT20, 3 PerDKO CT20, matched for replicate number), quantified against the lab's custom transcriptome FASTA (same reference as Project 1).</w:t>
      </w:r>
    </w:p>
    <w:p w:rsidR="00E12B20" w:rsidRPr="007C2843" w:rsidRDefault="00000000">
      <w:pPr>
        <w:pStyle w:val="Heading2"/>
      </w:pPr>
      <w:bookmarkStart w:id="107" w:name="_Toc232176575"/>
      <w:r>
        <w:t>6.3 Pipeline</w:t>
      </w:r>
      <w:bookmarkEnd w:id="107"/>
    </w:p>
    <w:p w:rsidR="0090631A" w:rsidRPr="0090631A" w:rsidRDefault="0090631A" w:rsidP="0090631A">
      <w:r w:rsidRPr="0090631A">
        <w:t xml:space="preserve">The pipeline is organized into four stages (see Annex E, Figure </w:t>
      </w:r>
      <w:r w:rsidR="00FF405D">
        <w:rPr>
          <w:lang w:val="en-US"/>
        </w:rPr>
        <w:t>13</w:t>
      </w:r>
      <w:r w:rsidRPr="0090631A">
        <w:t>):</w:t>
      </w:r>
    </w:p>
    <w:p w:rsidR="0090631A" w:rsidRPr="0090631A" w:rsidRDefault="0090631A" w:rsidP="0090631A">
      <w:pPr>
        <w:rPr>
          <w:b/>
          <w:bCs/>
        </w:rPr>
      </w:pPr>
    </w:p>
    <w:p w:rsidR="0090631A" w:rsidRPr="0090631A" w:rsidRDefault="0090631A" w:rsidP="0090631A">
      <w:pPr>
        <w:rPr>
          <w:b/>
          <w:bCs/>
        </w:rPr>
      </w:pPr>
      <w:r w:rsidRPr="0090631A">
        <w:rPr>
          <w:b/>
          <w:bCs/>
        </w:rPr>
        <w:t>Stage 1</w:t>
      </w:r>
      <w:r w:rsidR="004C2619">
        <w:rPr>
          <w:b/>
          <w:bCs/>
          <w:lang w:val="en-US"/>
        </w:rPr>
        <w:t>:</w:t>
      </w:r>
      <w:r w:rsidRPr="0090631A">
        <w:rPr>
          <w:b/>
          <w:bCs/>
        </w:rPr>
        <w:t xml:space="preserve"> Setup (Bash)</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Environment setup: R packages (tximport, DESeq2, limma)</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Review of inherited scripts (Bharath’s SRA download/Salmon scripts, IGFL conventions)</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SRA download of the 7 FASTQ files</w:t>
      </w:r>
    </w:p>
    <w:p w:rsid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Salmon alignment and quantification against the custom mouse transcriptome (FASTA)</w:t>
      </w:r>
    </w:p>
    <w:p w:rsidR="004700D0" w:rsidRPr="004700D0" w:rsidRDefault="004700D0" w:rsidP="004700D0"/>
    <w:p w:rsidR="0090631A" w:rsidRPr="0090631A" w:rsidRDefault="0090631A" w:rsidP="0090631A">
      <w:pPr>
        <w:rPr>
          <w:b/>
          <w:bCs/>
          <w:lang w:val="en-US"/>
        </w:rPr>
      </w:pPr>
      <w:r w:rsidRPr="0090631A">
        <w:rPr>
          <w:b/>
          <w:bCs/>
        </w:rPr>
        <w:t>Stage 2</w:t>
      </w:r>
      <w:r w:rsidR="004C2619">
        <w:rPr>
          <w:b/>
          <w:bCs/>
          <w:lang w:val="en-US"/>
        </w:rPr>
        <w:t>:</w:t>
      </w:r>
      <w:r w:rsidRPr="0090631A">
        <w:rPr>
          <w:b/>
          <w:bCs/>
        </w:rPr>
        <w:t xml:space="preserve"> Normalization</w:t>
      </w:r>
      <w:r w:rsidRPr="0090631A">
        <w:rPr>
          <w:b/>
          <w:bCs/>
          <w:lang w:val="en-US"/>
        </w:rPr>
        <w:t xml:space="preserve">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tximport: aggregates Salmon outputs into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DESeq2 normalization + limma batch correction</w:t>
      </w:r>
      <w:r w:rsidR="004700D0">
        <w:rPr>
          <w:rFonts w:ascii="Times New Roman" w:hAnsi="Times New Roman" w:cs="Times New Roman"/>
          <w:lang w:val="en-US"/>
        </w:rPr>
        <w:t xml:space="preserve"> =</w:t>
      </w:r>
      <w:r w:rsidRPr="0090631A">
        <w:rPr>
          <w:rFonts w:ascii="Times New Roman" w:hAnsi="Times New Roman" w:cs="Times New Roman"/>
        </w:rPr>
        <w:t xml:space="preserve"> corrected expression matrix</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Critical formatting step: corrected values exported in SUPPA-compatible format (batch-corrected DESeq2 values, not raw Salmon TPM; no transcript_id header column)</w:t>
      </w:r>
    </w:p>
    <w:p w:rsidR="0090631A" w:rsidRPr="0090631A" w:rsidRDefault="0090631A" w:rsidP="0090631A">
      <w:pPr>
        <w:rPr>
          <w:b/>
          <w:bCs/>
        </w:rPr>
      </w:pPr>
      <w:r w:rsidRPr="0090631A">
        <w:rPr>
          <w:b/>
          <w:bCs/>
        </w:rPr>
        <w:t>Stage 3</w:t>
      </w:r>
      <w:r w:rsidR="004C2619">
        <w:rPr>
          <w:b/>
          <w:bCs/>
          <w:lang w:val="en-US"/>
        </w:rPr>
        <w:t xml:space="preserve">: </w:t>
      </w:r>
      <w:r w:rsidRPr="0090631A">
        <w:rPr>
          <w:b/>
          <w:bCs/>
        </w:rPr>
        <w:t>PSI computation (SUPPA + Python)</w:t>
      </w:r>
    </w:p>
    <w:p w:rsidR="0090631A" w:rsidRPr="0090631A"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lastRenderedPageBreak/>
        <w:t>psiPerEvent: computes PSI values per event per sample, using the IOE catalogue (variable 1nt mode, inherited from Project 1)</w:t>
      </w:r>
    </w:p>
    <w:p w:rsidR="0090631A" w:rsidRPr="004700D0"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diffSplice: compares WT CT20 vs PerDKO CT20 (run from within the output directory), significance threshold |dPSI| &gt; 0.1, p &lt; 0.05</w:t>
      </w:r>
    </w:p>
    <w:p w:rsidR="004700D0" w:rsidRPr="004700D0" w:rsidRDefault="004700D0" w:rsidP="004700D0">
      <w:pPr>
        <w:rPr>
          <w:b/>
          <w:bCs/>
        </w:rPr>
      </w:pPr>
    </w:p>
    <w:p w:rsidR="0090631A" w:rsidRPr="0090631A" w:rsidRDefault="0090631A" w:rsidP="0090631A">
      <w:pPr>
        <w:rPr>
          <w:b/>
          <w:bCs/>
        </w:rPr>
      </w:pPr>
      <w:r w:rsidRPr="0090631A">
        <w:rPr>
          <w:b/>
          <w:bCs/>
        </w:rPr>
        <w:t>Stage 4</w:t>
      </w:r>
      <w:r w:rsidR="004C2619">
        <w:rPr>
          <w:b/>
          <w:bCs/>
          <w:lang w:val="en-US"/>
        </w:rPr>
        <w:t xml:space="preserve">: </w:t>
      </w:r>
      <w:r w:rsidRPr="0090631A">
        <w:rPr>
          <w:b/>
          <w:bCs/>
        </w:rPr>
        <w:t>Results (Python/matplotlib)</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Comparison of Illumina-derived differential splicing events against Project 1 (Nanopore) results</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Cross-check against the list of differentially spliced events reported in the manuscript</w:t>
      </w:r>
    </w:p>
    <w:p w:rsid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Final figures (deliverable), following established visual conventions (color palette, event ordering A3/A5/RI)</w:t>
      </w:r>
    </w:p>
    <w:p w:rsidR="0090631A" w:rsidRDefault="0090631A" w:rsidP="0090631A"/>
    <w:p w:rsidR="0090631A" w:rsidRDefault="0090631A" w:rsidP="004C2619">
      <w:pPr>
        <w:jc w:val="center"/>
      </w:pPr>
      <w:r>
        <w:rPr>
          <w:noProof/>
        </w:rPr>
        <w:lastRenderedPageBreak/>
        <w:drawing>
          <wp:inline distT="0" distB="0" distL="0" distR="0">
            <wp:extent cx="4664075" cy="6913383"/>
            <wp:effectExtent l="0" t="0" r="0" b="0"/>
            <wp:docPr id="163027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9460" name="Picture 1630279460"/>
                    <pic:cNvPicPr/>
                  </pic:nvPicPr>
                  <pic:blipFill rotWithShape="1">
                    <a:blip r:embed="rId21">
                      <a:extLst>
                        <a:ext uri="{28A0092B-C50C-407E-A947-70E740481C1C}">
                          <a14:useLocalDpi xmlns:a14="http://schemas.microsoft.com/office/drawing/2010/main" val="0"/>
                        </a:ext>
                      </a:extLst>
                    </a:blip>
                    <a:srcRect t="2925" b="13702"/>
                    <a:stretch/>
                  </pic:blipFill>
                  <pic:spPr bwMode="auto">
                    <a:xfrm>
                      <a:off x="0" y="0"/>
                      <a:ext cx="4720622" cy="6997201"/>
                    </a:xfrm>
                    <a:prstGeom prst="rect">
                      <a:avLst/>
                    </a:prstGeom>
                    <a:ln>
                      <a:noFill/>
                    </a:ln>
                    <a:extLst>
                      <a:ext uri="{53640926-AAD7-44D8-BBD7-CCE9431645EC}">
                        <a14:shadowObscured xmlns:a14="http://schemas.microsoft.com/office/drawing/2010/main"/>
                      </a:ext>
                    </a:extLst>
                  </pic:spPr>
                </pic:pic>
              </a:graphicData>
            </a:graphic>
          </wp:inline>
        </w:drawing>
      </w:r>
    </w:p>
    <w:p w:rsidR="0090631A" w:rsidRPr="0090631A" w:rsidRDefault="0090631A" w:rsidP="0090631A">
      <w:pPr>
        <w:spacing w:after="200"/>
        <w:jc w:val="center"/>
        <w:rPr>
          <w:lang w:val="en-US"/>
        </w:rPr>
      </w:pPr>
      <w:r>
        <w:rPr>
          <w:i/>
          <w:iCs/>
          <w:color w:val="555555"/>
          <w:sz w:val="20"/>
          <w:szCs w:val="20"/>
        </w:rPr>
        <w:t xml:space="preserve">Figure </w:t>
      </w:r>
      <w:r>
        <w:rPr>
          <w:i/>
          <w:iCs/>
          <w:color w:val="555555"/>
          <w:sz w:val="20"/>
          <w:szCs w:val="20"/>
          <w:lang w:val="en-US"/>
        </w:rPr>
        <w:t>13</w:t>
      </w:r>
      <w:r>
        <w:rPr>
          <w:i/>
          <w:iCs/>
          <w:color w:val="555555"/>
          <w:sz w:val="20"/>
          <w:szCs w:val="20"/>
        </w:rPr>
        <w:t xml:space="preserve">. </w:t>
      </w:r>
      <w:r>
        <w:rPr>
          <w:i/>
          <w:iCs/>
          <w:color w:val="555555"/>
          <w:sz w:val="20"/>
          <w:szCs w:val="20"/>
          <w:lang w:val="en-US"/>
        </w:rPr>
        <w:t>Project 2 workflow.</w:t>
      </w:r>
    </w:p>
    <w:p w:rsidR="00E12B20" w:rsidRPr="007C2843" w:rsidRDefault="00000000">
      <w:pPr>
        <w:pStyle w:val="Heading2"/>
      </w:pPr>
      <w:bookmarkStart w:id="108" w:name="_Toc232176576"/>
      <w:r>
        <w:t>6.5 Current status and plan for July-August</w:t>
      </w:r>
      <w:bookmarkEnd w:id="108"/>
    </w:p>
    <w:p w:rsidR="00E12B20" w:rsidRPr="007C2843" w:rsidRDefault="00000000">
      <w:pPr>
        <w:spacing w:after="200"/>
        <w:jc w:val="both"/>
      </w:pPr>
      <w:r>
        <w:t xml:space="preserve">At the time of writing, Project 1 has been completed and its findings presented to the research team. The pipeline for Project 2 has been mapped out, the data source confirmed, and the correct sequence of steps established following the clarifications </w:t>
      </w:r>
      <w:r w:rsidR="00DC627B">
        <w:rPr>
          <w:lang w:val="en-US"/>
        </w:rPr>
        <w:t>of Khushi and Bharath</w:t>
      </w:r>
      <w:r>
        <w:t>.</w:t>
      </w:r>
    </w:p>
    <w:p w:rsidR="00E12B20" w:rsidRPr="007C2843" w:rsidRDefault="00000000">
      <w:pPr>
        <w:spacing w:after="200"/>
        <w:jc w:val="both"/>
      </w:pPr>
      <w:r>
        <w:t xml:space="preserve">Project 2 will be executed during </w:t>
      </w:r>
      <w:r w:rsidR="00DC627B">
        <w:rPr>
          <w:lang w:val="en-US"/>
        </w:rPr>
        <w:t>mid-June and July (with a new project to cover the duration of my internship which is the end of August).</w:t>
      </w:r>
      <w:r>
        <w:t xml:space="preserve"> The expected output is a set of figures showing the overlap between Nanopore-detected and Illumina-detected differentially spliced events, which will serve as the orthogonal validation requested by the manuscript reviewers.</w:t>
      </w:r>
    </w:p>
    <w:p w:rsidR="00E12B20" w:rsidRPr="007C2843" w:rsidRDefault="006969CB">
      <w:pPr>
        <w:pStyle w:val="Heading1"/>
      </w:pPr>
      <w:bookmarkStart w:id="109" w:name="_Toc232176577"/>
      <w:r>
        <w:rPr>
          <w:lang w:val="en-US"/>
        </w:rPr>
        <w:lastRenderedPageBreak/>
        <w:t>7</w:t>
      </w:r>
      <w:r w:rsidR="001523E8">
        <w:t>. Conclusion</w:t>
      </w:r>
      <w:bookmarkEnd w:id="109"/>
    </w:p>
    <w:p w:rsidR="00DC627B" w:rsidRPr="007C2843" w:rsidRDefault="00DC627B" w:rsidP="00DC627B">
      <w:pPr>
        <w:pStyle w:val="Heading2"/>
      </w:pPr>
      <w:bookmarkStart w:id="110" w:name="_Toc232176578"/>
      <w:r>
        <w:t>7.</w:t>
      </w:r>
      <w:r w:rsidR="00FF405D">
        <w:rPr>
          <w:lang w:val="en-US"/>
        </w:rPr>
        <w:t>1</w:t>
      </w:r>
      <w:r>
        <w:t xml:space="preserve"> Link to my degree and skills developed</w:t>
      </w:r>
      <w:bookmarkEnd w:id="110"/>
    </w:p>
    <w:p w:rsidR="00DC627B" w:rsidRPr="007C2843" w:rsidRDefault="00DC627B" w:rsidP="00DC627B">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DC627B" w:rsidRDefault="00DC627B" w:rsidP="00DC627B">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12B20" w:rsidRPr="007C2843" w:rsidRDefault="00000000">
      <w:pPr>
        <w:pStyle w:val="Heading2"/>
      </w:pPr>
      <w:bookmarkStart w:id="111" w:name="_Toc232176579"/>
      <w:r>
        <w:t>7.</w:t>
      </w:r>
      <w:r w:rsidR="00FF405D">
        <w:rPr>
          <w:lang w:val="en-US"/>
        </w:rPr>
        <w:t>2</w:t>
      </w:r>
      <w:r>
        <w:t xml:space="preserve"> What this internship taught me</w:t>
      </w:r>
      <w:bookmarkEnd w:id="111"/>
    </w:p>
    <w:p w:rsidR="00E12B20" w:rsidRPr="007C2843" w:rsidRDefault="00000000">
      <w:pPr>
        <w:spacing w:after="200"/>
        <w:jc w:val="both"/>
      </w:pPr>
      <w:r>
        <w:t>On the technical side, this internship required building a working understanding of alternative splicing biology from the ground up. It became clear early on that research is not just about running code: reading papers carefully, understanding methodological choices made by others, and questioning assumptions rather than accepting outputs at face value are equally important parts of the work.</w:t>
      </w:r>
    </w:p>
    <w:p w:rsidR="00E12B20" w:rsidRPr="007C2843"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E12B20" w:rsidRPr="007C2843" w:rsidRDefault="00000000">
      <w:pPr>
        <w:spacing w:after="200"/>
        <w:jc w:val="both"/>
      </w:pPr>
      <w:r>
        <w:t>Presenting findings through weekly Keynote presentations was one of the most formative parts of the experience. Preparing those presentations repeatedly exposed gaps in understanding and highlighted the importance of communicating across disciplines.</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112" w:name="_Toc232176580"/>
      <w:r>
        <w:t>7.</w:t>
      </w:r>
      <w:r w:rsidR="00FF405D">
        <w:rPr>
          <w:lang w:val="en-US"/>
        </w:rPr>
        <w:t>3</w:t>
      </w:r>
      <w:r>
        <w:t xml:space="preserve"> Perspectives</w:t>
      </w:r>
      <w:bookmarkEnd w:id="112"/>
    </w:p>
    <w:p w:rsidR="00E12B20" w:rsidRPr="007C2843" w:rsidRDefault="00000000">
      <w:pPr>
        <w:spacing w:after="200"/>
        <w:jc w:val="both"/>
      </w:pPr>
      <w:r>
        <w:t xml:space="preserve">This internship confirmed the direction I want to take. In September 2026, I will begin a Master's degree in Life Sciences and Technologies (MSc LST) at the University of Lille, with the intention of specializing further in computational biology and bioinformatics. The </w:t>
      </w:r>
      <w:r>
        <w:lastRenderedPageBreak/>
        <w:t>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DC627B" w:rsidRPr="00DC627B" w:rsidRDefault="00DC627B" w:rsidP="00052C00">
      <w:pPr>
        <w:jc w:val="both"/>
      </w:pPr>
      <w:r w:rsidRPr="00DC627B">
        <w:t>My longer-term goal is to pursue a PhD in bioinformatics, building on the foundation established during this internship, and to keep working on the kinds of questions that motivated this project:</w:t>
      </w:r>
    </w:p>
    <w:p w:rsidR="00DC627B" w:rsidRPr="00DC627B" w:rsidRDefault="00DC627B" w:rsidP="00DC627B">
      <w:pPr>
        <w:numPr>
          <w:ilvl w:val="0"/>
          <w:numId w:val="2"/>
        </w:numPr>
      </w:pPr>
      <w:r w:rsidRPr="00DC627B">
        <w:t>how gene regulation shapes biological rhythms</w:t>
      </w:r>
    </w:p>
    <w:p w:rsidR="00DC627B" w:rsidRPr="00DC627B" w:rsidRDefault="00DC627B" w:rsidP="00DC627B">
      <w:pPr>
        <w:numPr>
          <w:ilvl w:val="0"/>
          <w:numId w:val="2"/>
        </w:numPr>
      </w:pPr>
      <w:r w:rsidRPr="00DC627B">
        <w:t>how computational tools can be used to detect and validate molecular events at scale</w:t>
      </w:r>
    </w:p>
    <w:p w:rsidR="00DC627B" w:rsidRPr="00DC627B" w:rsidRDefault="00DC627B" w:rsidP="00DC627B">
      <w:pPr>
        <w:numPr>
          <w:ilvl w:val="0"/>
          <w:numId w:val="2"/>
        </w:numPr>
      </w:pPr>
      <w:r w:rsidRPr="00DC627B">
        <w:t>how different data sources can be combined to build a more complete picture</w:t>
      </w:r>
    </w:p>
    <w:p w:rsidR="00E12B20" w:rsidRPr="007C2843" w:rsidRDefault="00000000">
      <w:r>
        <w:br w:type="page"/>
      </w:r>
    </w:p>
    <w:p w:rsidR="00357179" w:rsidRDefault="00357179" w:rsidP="00357179">
      <w:pPr>
        <w:pStyle w:val="Heading1"/>
        <w:rPr>
          <w:lang w:val="en-US"/>
        </w:rPr>
      </w:pPr>
      <w:bookmarkStart w:id="113" w:name="_Toc232176581"/>
      <w:r>
        <w:rPr>
          <w:lang w:val="en-US"/>
        </w:rPr>
        <w:lastRenderedPageBreak/>
        <w:t>Code Availability</w:t>
      </w:r>
      <w:bookmarkEnd w:id="113"/>
    </w:p>
    <w:p w:rsidR="00357179" w:rsidRPr="00357179" w:rsidRDefault="00357179" w:rsidP="00357179">
      <w:pPr>
        <w:spacing w:after="140"/>
        <w:ind w:left="360" w:hanging="360"/>
        <w:jc w:val="both"/>
        <w:rPr>
          <w:lang w:val="en-US"/>
        </w:rPr>
      </w:pPr>
      <w:r w:rsidRPr="00357179">
        <w:t xml:space="preserve">The full pipeline, notebooks, and figures for this project are available in a public GitHub repository: </w:t>
      </w:r>
      <w:r w:rsidRPr="00357179">
        <w:rPr>
          <w:color w:val="4472C4" w:themeColor="accent1"/>
        </w:rPr>
        <w:t>github.com/griceyrt/Internship</w:t>
      </w:r>
    </w:p>
    <w:p w:rsidR="00E12B20" w:rsidRPr="007C2843" w:rsidRDefault="00000000">
      <w:pPr>
        <w:pStyle w:val="Heading1"/>
      </w:pPr>
      <w:bookmarkStart w:id="114" w:name="_Toc232176582"/>
      <w:r>
        <w:t>References</w:t>
      </w:r>
      <w:bookmarkEnd w:id="114"/>
    </w:p>
    <w:p w:rsidR="00E12B20" w:rsidRPr="007C2843" w:rsidRDefault="00000000">
      <w:pPr>
        <w:spacing w:after="140"/>
        <w:ind w:left="360" w:hanging="360"/>
        <w:jc w:val="both"/>
      </w:pPr>
      <w:r>
        <w:rPr>
          <w:sz w:val="22"/>
          <w:szCs w:val="22"/>
        </w:rPr>
        <w:t xml:space="preserve">Aviram, R., Dandavate, V., Manella, G., Golik, M., &amp; Asher, G. (2021). Ultradian rhythms of AKT phosphorylation and gene expression emerge in the absence of the circadian clock components Per1 and Per2. </w:t>
      </w:r>
      <w:r>
        <w:rPr>
          <w:i/>
          <w:iCs/>
        </w:rPr>
        <w:t>PLOS Biology, 19</w:t>
      </w:r>
      <w:r>
        <w:rPr>
          <w:sz w:val="22"/>
          <w:szCs w:val="22"/>
        </w:rPr>
        <w:t>(12), e3001492. https://doi.org/10.1371/journal.pbio.3001492</w:t>
      </w:r>
    </w:p>
    <w:p w:rsidR="00E12B20" w:rsidRPr="007C2843" w:rsidRDefault="00000000">
      <w:pPr>
        <w:spacing w:after="140"/>
        <w:ind w:left="360" w:hanging="360"/>
        <w:jc w:val="both"/>
      </w:pPr>
      <w:r>
        <w:rPr>
          <w:sz w:val="22"/>
          <w:szCs w:val="22"/>
        </w:rPr>
        <w:t xml:space="preserve">Chen, Y., Davidson, N. M., Wan, Y. K., et al. (2021). A systematic benchmark of Nanopore long read RNA sequencing for transcript level analysis in human cell lines. </w:t>
      </w:r>
      <w:r>
        <w:rPr>
          <w:i/>
          <w:iCs/>
        </w:rPr>
        <w:t>bioRxiv</w:t>
      </w:r>
      <w:r>
        <w:rPr>
          <w:sz w:val="22"/>
          <w:szCs w:val="22"/>
        </w:rPr>
        <w:t>. https://doi.org/10.1101/2021.04.21.440736</w:t>
      </w:r>
    </w:p>
    <w:p w:rsidR="00E12B20" w:rsidRPr="007C2843" w:rsidRDefault="00000000">
      <w:pPr>
        <w:spacing w:after="140"/>
        <w:ind w:left="360" w:hanging="360"/>
        <w:jc w:val="both"/>
      </w:pPr>
      <w:r>
        <w:rPr>
          <w:sz w:val="22"/>
          <w:szCs w:val="22"/>
        </w:rPr>
        <w:t xml:space="preserve">Chikhaoui, L. (2022). </w:t>
      </w:r>
      <w:r>
        <w:rPr>
          <w:i/>
          <w:iCs/>
        </w:rPr>
        <w:t>Circadian regulation of post-transcriptional processes in the mouse liver</w:t>
      </w:r>
      <w:r>
        <w:rPr>
          <w:sz w:val="22"/>
          <w:szCs w:val="22"/>
        </w:rPr>
        <w:t xml:space="preserve"> [PhD thesis]. Ecole Normale Superieure de Lyon, Universite Claude Bernard Lyon 1.</w:t>
      </w:r>
    </w:p>
    <w:p w:rsidR="00E12B20" w:rsidRPr="007C2843" w:rsidRDefault="00000000">
      <w:pPr>
        <w:spacing w:after="140"/>
        <w:ind w:left="360" w:hanging="360"/>
        <w:jc w:val="both"/>
      </w:pPr>
      <w:r>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Pr>
          <w:i/>
          <w:iCs/>
        </w:rPr>
        <w:t>Manuscript under review.</w:t>
      </w:r>
    </w:p>
    <w:p w:rsidR="00E12B20" w:rsidRPr="007C2843" w:rsidRDefault="00000000">
      <w:pPr>
        <w:spacing w:after="140"/>
        <w:ind w:left="360" w:hanging="360"/>
        <w:jc w:val="both"/>
      </w:pPr>
      <w:r>
        <w:rPr>
          <w:sz w:val="22"/>
          <w:szCs w:val="22"/>
        </w:rPr>
        <w:t xml:space="preserve">Gehring, N. H., &amp; Roignant, J.-Y. (2021). Anything but ordinary: emerging splicing mechanisms in eukaryotic gene regulation. </w:t>
      </w:r>
      <w:r>
        <w:rPr>
          <w:i/>
          <w:iCs/>
        </w:rPr>
        <w:t>Trends in Genetics, 37</w:t>
      </w:r>
      <w:r>
        <w:rPr>
          <w:sz w:val="22"/>
          <w:szCs w:val="22"/>
        </w:rPr>
        <w:t>(4), 355-372. https://doi.org/10.1016/j.tig.2020.10.009</w:t>
      </w:r>
    </w:p>
    <w:p w:rsidR="00E12B20" w:rsidRPr="00A4506D" w:rsidRDefault="00000000">
      <w:pPr>
        <w:spacing w:after="140"/>
        <w:ind w:left="360" w:hanging="360"/>
        <w:jc w:val="both"/>
      </w:pPr>
      <w:r w:rsidRPr="00A4506D">
        <w:rPr>
          <w:sz w:val="22"/>
          <w:szCs w:val="22"/>
        </w:rPr>
        <w:t xml:space="preserve">Love, M. I., Anders, S., Kim, V., &amp; Huber, W. (2016). RNA-Seq workflow: gene-level exploratory analysis and differential expression. </w:t>
      </w:r>
      <w:r w:rsidRPr="00A4506D">
        <w:rPr>
          <w:i/>
          <w:iCs/>
        </w:rPr>
        <w:t>F1000Research, 4</w:t>
      </w:r>
      <w:r w:rsidRPr="00A4506D">
        <w:rPr>
          <w:sz w:val="22"/>
          <w:szCs w:val="22"/>
        </w:rPr>
        <w:t>, 1070. https://doi.org/10.12688/f1000research.7035.2</w:t>
      </w:r>
    </w:p>
    <w:p w:rsidR="00E12B20" w:rsidRPr="00A4506D" w:rsidRDefault="00000000">
      <w:pPr>
        <w:spacing w:after="140"/>
        <w:ind w:left="360" w:hanging="360"/>
        <w:jc w:val="both"/>
      </w:pPr>
      <w:r w:rsidRPr="00A4506D">
        <w:rPr>
          <w:sz w:val="22"/>
          <w:szCs w:val="22"/>
        </w:rPr>
        <w:t xml:space="preserve">Patro, R., Duggal, G., Love, M. I., Irizarry, R. A., &amp; Kingsford, C. (2017). Salmon provides fast and bias-aware quantification of transcript expression. </w:t>
      </w:r>
      <w:r w:rsidRPr="00A4506D">
        <w:rPr>
          <w:i/>
          <w:iCs/>
        </w:rPr>
        <w:t>Nature Methods, 14</w:t>
      </w:r>
      <w:r w:rsidRPr="00A4506D">
        <w:rPr>
          <w:sz w:val="22"/>
          <w:szCs w:val="22"/>
        </w:rPr>
        <w:t>(4), 417-419. https://doi.org/10.1038/nmeth.4197</w:t>
      </w:r>
    </w:p>
    <w:p w:rsidR="00E12B20" w:rsidRPr="00A4506D" w:rsidRDefault="00000000">
      <w:pPr>
        <w:spacing w:after="140"/>
        <w:ind w:left="360" w:hanging="360"/>
        <w:jc w:val="both"/>
      </w:pPr>
      <w:r w:rsidRPr="00A4506D">
        <w:rPr>
          <w:sz w:val="22"/>
          <w:szCs w:val="22"/>
        </w:rPr>
        <w:t xml:space="preserve">Robinson, J. T., Thorvaldsdottir, H., Winckler, W., Guttman, M., Lander, E. S., Getz, G., &amp; Mesirov, J. P. (2011). Integrative genomics viewer. </w:t>
      </w:r>
      <w:r w:rsidRPr="00A4506D">
        <w:rPr>
          <w:i/>
          <w:iCs/>
        </w:rPr>
        <w:t>Nature Biotechnology, 29</w:t>
      </w:r>
      <w:r w:rsidRPr="00A4506D">
        <w:rPr>
          <w:sz w:val="22"/>
          <w:szCs w:val="22"/>
        </w:rPr>
        <w:t>(1), 24-26. https://doi.org/10.1038/nbt.1754</w:t>
      </w:r>
    </w:p>
    <w:p w:rsidR="00E12B20" w:rsidRPr="00A4506D" w:rsidRDefault="00000000">
      <w:pPr>
        <w:spacing w:after="140"/>
        <w:ind w:left="360" w:hanging="360"/>
        <w:jc w:val="both"/>
      </w:pPr>
      <w:r w:rsidRPr="00A4506D">
        <w:rPr>
          <w:sz w:val="22"/>
          <w:szCs w:val="22"/>
        </w:rPr>
        <w:t xml:space="preserve">Sessegolo, C., Cruaud, C., Da Silva, C., Cologne, A., Dubarry, M., Derrien, T., Lacroix, V., &amp; Aury, J.-M. (2019). Transcriptome profiling of mouse samples using nanopore sequencing of cDNA and RNA molecules. </w:t>
      </w:r>
      <w:r w:rsidRPr="00A4506D">
        <w:rPr>
          <w:i/>
          <w:iCs/>
        </w:rPr>
        <w:t>Scientific Reports, 9</w:t>
      </w:r>
      <w:r w:rsidRPr="00A4506D">
        <w:rPr>
          <w:sz w:val="22"/>
          <w:szCs w:val="22"/>
        </w:rPr>
        <w:t>(1), 14908. https://doi.org/10.1038/s41598-019-51470-9</w:t>
      </w:r>
    </w:p>
    <w:p w:rsidR="00E12B20" w:rsidRPr="007C2843" w:rsidRDefault="00000000">
      <w:pPr>
        <w:spacing w:after="140"/>
        <w:ind w:left="360" w:hanging="360"/>
        <w:jc w:val="both"/>
      </w:pPr>
      <w:r w:rsidRPr="00A4506D">
        <w:rPr>
          <w:sz w:val="22"/>
          <w:szCs w:val="22"/>
        </w:rPr>
        <w:t xml:space="preserve">Soneson, C., Yao, Y., Bratus-Neuenschwander, A., Patrignani, A., Robinson, M. D., &amp; Hussain, S. (2019). A comprehensive examination of Nanopore native RNA sequencing for characterization of complex transcriptomes. </w:t>
      </w:r>
      <w:r w:rsidRPr="00A4506D">
        <w:rPr>
          <w:i/>
          <w:iCs/>
        </w:rPr>
        <w:t>Nature Communications, 10</w:t>
      </w:r>
      <w:r w:rsidRPr="00A4506D">
        <w:rPr>
          <w:sz w:val="22"/>
          <w:szCs w:val="22"/>
        </w:rPr>
        <w:t>(1), 3359. https://doi.org/10.1038/s41467-019-11272-z</w:t>
      </w:r>
    </w:p>
    <w:p w:rsidR="00E12B20" w:rsidRPr="007C2843" w:rsidRDefault="00000000">
      <w:pPr>
        <w:spacing w:after="140"/>
        <w:ind w:left="360" w:hanging="360"/>
        <w:jc w:val="both"/>
      </w:pPr>
      <w:r>
        <w:rPr>
          <w:sz w:val="22"/>
          <w:szCs w:val="22"/>
        </w:rPr>
        <w:t xml:space="preserve">Trincado, J. L., Entizne, J. C., Hysenaj, G., Singh, B., Skalic, M., Elliott, D. J., &amp; Eyras, E. (2018). SUPPA2: fast, accurate, and uncertainty-aware differential splicing analysis across multiple conditions. </w:t>
      </w:r>
      <w:r>
        <w:rPr>
          <w:i/>
          <w:iCs/>
        </w:rPr>
        <w:t>Genome Biology, 19</w:t>
      </w:r>
      <w:r>
        <w:rPr>
          <w:sz w:val="22"/>
          <w:szCs w:val="22"/>
        </w:rPr>
        <w:t>(1), 40. https://doi.org/10.1186/s13059-018-1415-7</w:t>
      </w:r>
    </w:p>
    <w:p w:rsidR="007C2843" w:rsidRDefault="007C2843">
      <w:pPr>
        <w:spacing w:after="140"/>
        <w:ind w:left="360" w:hanging="360"/>
        <w:jc w:val="both"/>
      </w:pPr>
    </w:p>
    <w:p w:rsidR="00960383" w:rsidRPr="00357179" w:rsidRDefault="00960383">
      <w:pPr>
        <w:spacing w:after="140"/>
        <w:ind w:left="360" w:hanging="360"/>
        <w:jc w:val="both"/>
        <w:rPr>
          <w:lang w:val="en-US"/>
        </w:rPr>
      </w:pPr>
    </w:p>
    <w:p w:rsidR="00960383" w:rsidRDefault="00960383">
      <w:pPr>
        <w:spacing w:after="140"/>
        <w:ind w:left="360" w:hanging="360"/>
        <w:jc w:val="both"/>
      </w:pPr>
    </w:p>
    <w:p w:rsidR="007B5470" w:rsidRDefault="007B5470" w:rsidP="00357179">
      <w:pPr>
        <w:spacing w:after="140"/>
        <w:jc w:val="both"/>
      </w:pPr>
    </w:p>
    <w:p w:rsidR="008F5074" w:rsidRPr="002E6668" w:rsidRDefault="0090631A" w:rsidP="002E6668">
      <w:pPr>
        <w:pStyle w:val="Heading1"/>
        <w:rPr>
          <w:lang w:val="en-US"/>
        </w:rPr>
      </w:pPr>
      <w:bookmarkStart w:id="115" w:name="_Toc232176583"/>
      <w:r>
        <w:rPr>
          <w:noProof/>
        </w:rPr>
        <w:lastRenderedPageBreak/>
        <w:drawing>
          <wp:anchor distT="0" distB="0" distL="114300" distR="114300" simplePos="0" relativeHeight="251680768" behindDoc="0" locked="0" layoutInCell="1" allowOverlap="1">
            <wp:simplePos x="0" y="0"/>
            <wp:positionH relativeFrom="column">
              <wp:posOffset>475615</wp:posOffset>
            </wp:positionH>
            <wp:positionV relativeFrom="paragraph">
              <wp:posOffset>219075</wp:posOffset>
            </wp:positionV>
            <wp:extent cx="4714875" cy="3523882"/>
            <wp:effectExtent l="0" t="0" r="0" b="0"/>
            <wp:wrapNone/>
            <wp:docPr id="17730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562" name="Picture 1773005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4875" cy="3523882"/>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312" behindDoc="0" locked="0" layoutInCell="1" allowOverlap="1">
                <wp:simplePos x="0" y="0"/>
                <wp:positionH relativeFrom="column">
                  <wp:posOffset>-203200</wp:posOffset>
                </wp:positionH>
                <wp:positionV relativeFrom="paragraph">
                  <wp:posOffset>268605</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6pt;margin-top:21.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115"/>
    </w:p>
    <w:p w:rsidR="000D2CA7" w:rsidRDefault="000D2CA7"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PerKO</w:t>
      </w:r>
      <w:proofErr w:type="spellEnd"/>
      <w:r w:rsidRPr="00AB3A39">
        <w:rPr>
          <w:i/>
          <w:iCs/>
          <w:color w:val="555555"/>
          <w:sz w:val="18"/>
          <w:szCs w:val="18"/>
          <w:lang w:val="en-GB"/>
        </w:rPr>
        <w:t>) were sampled at CT20. Three conditions, three biological replicates each.</w:t>
      </w:r>
    </w:p>
    <w:p w:rsidR="0090631A" w:rsidRDefault="0090631A"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90631A" w:rsidRPr="0090631A" w:rsidRDefault="0090631A" w:rsidP="0090631A">
      <w:pPr>
        <w:spacing w:after="140"/>
        <w:ind w:left="360" w:hanging="360"/>
        <w:jc w:val="center"/>
        <w:rPr>
          <w:b/>
          <w:bCs/>
          <w:color w:val="555555"/>
          <w:sz w:val="18"/>
          <w:szCs w:val="18"/>
          <w:lang w:val="en-GB"/>
        </w:rPr>
      </w:pPr>
      <w:r w:rsidRPr="00701049">
        <w:rPr>
          <w:b/>
          <w:bCs/>
          <w:noProof/>
          <w:color w:val="555555"/>
          <w:sz w:val="18"/>
          <w:szCs w:val="18"/>
          <w:lang w:val="en-GB"/>
        </w:rPr>
        <w:drawing>
          <wp:inline distT="0" distB="0" distL="0" distR="0" wp14:anchorId="378F6CA1" wp14:editId="14473DE6">
            <wp:extent cx="4305300" cy="2886258"/>
            <wp:effectExtent l="0" t="0" r="0" b="0"/>
            <wp:docPr id="11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03" name=""/>
                    <pic:cNvPicPr/>
                  </pic:nvPicPr>
                  <pic:blipFill>
                    <a:blip r:embed="rId23"/>
                    <a:stretch>
                      <a:fillRect/>
                    </a:stretch>
                  </pic:blipFill>
                  <pic:spPr>
                    <a:xfrm>
                      <a:off x="0" y="0"/>
                      <a:ext cx="4352847" cy="2918133"/>
                    </a:xfrm>
                    <a:prstGeom prst="rect">
                      <a:avLst/>
                    </a:prstGeom>
                  </pic:spPr>
                </pic:pic>
              </a:graphicData>
            </a:graphic>
          </wp:inline>
        </w:drawing>
      </w: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-361315</wp:posOffset>
                </wp:positionH>
                <wp:positionV relativeFrom="paragraph">
                  <wp:posOffset>93345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28.45pt;margin-top:7.3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0631A" w:rsidRDefault="0090631A" w:rsidP="0090631A">
      <w:pPr>
        <w:spacing w:after="140"/>
        <w:rPr>
          <w:b/>
          <w:bCs/>
          <w:i/>
          <w:iCs/>
          <w:color w:val="555555"/>
          <w:sz w:val="18"/>
          <w:szCs w:val="18"/>
          <w:lang w:val="en-GB"/>
        </w:rPr>
      </w:pPr>
    </w:p>
    <w:p w:rsidR="0090631A" w:rsidRDefault="0090631A" w:rsidP="0090631A">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r w:rsidR="006B4BE7">
        <w:rPr>
          <w:i/>
          <w:iCs/>
          <w:color w:val="555555"/>
          <w:sz w:val="18"/>
          <w:szCs w:val="18"/>
          <w:lang w:val="en-GB"/>
        </w:rPr>
        <w:t xml:space="preserve"> From (</w:t>
      </w:r>
      <w:r w:rsidR="006B4BE7" w:rsidRPr="006B4BE7">
        <w:rPr>
          <w:i/>
          <w:iCs/>
          <w:color w:val="555555"/>
          <w:sz w:val="18"/>
          <w:szCs w:val="18"/>
          <w:lang w:val="en-GB"/>
        </w:rPr>
        <w:t>https://www.mdpi.com/2072-6694/16/7/1275</w:t>
      </w:r>
      <w:r w:rsidR="006B4BE7">
        <w:rPr>
          <w:i/>
          <w:iCs/>
          <w:color w:val="555555"/>
          <w:sz w:val="18"/>
          <w:szCs w:val="18"/>
          <w:lang w:val="en-GB"/>
        </w:rPr>
        <w:t>)</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sz w:val="22"/>
          <w:szCs w:val="22"/>
        </w:rPr>
      </w:pPr>
    </w:p>
    <w:p w:rsidR="00077083" w:rsidRDefault="00357179"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-350720</wp:posOffset>
                </wp:positionH>
                <wp:positionV relativeFrom="paragraph">
                  <wp:posOffset>-72991</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27.6pt;margin-top:-5.75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1812925</wp:posOffset>
            </wp:positionH>
            <wp:positionV relativeFrom="paragraph">
              <wp:posOffset>-75565</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4"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357179" w:rsidP="000D2CA7">
      <w:pPr>
        <w:spacing w:after="140"/>
        <w:ind w:left="360" w:hanging="360"/>
        <w:jc w:val="center"/>
        <w:rPr>
          <w:sz w:val="22"/>
          <w:szCs w:val="22"/>
        </w:rPr>
      </w:pPr>
      <w:r>
        <w:rPr>
          <w:noProof/>
          <w:sz w:val="22"/>
          <w:szCs w:val="22"/>
        </w:rPr>
        <w:drawing>
          <wp:anchor distT="0" distB="0" distL="114300" distR="114300" simplePos="0" relativeHeight="251682816" behindDoc="0" locked="0" layoutInCell="1" allowOverlap="1">
            <wp:simplePos x="0" y="0"/>
            <wp:positionH relativeFrom="column">
              <wp:posOffset>209550</wp:posOffset>
            </wp:positionH>
            <wp:positionV relativeFrom="paragraph">
              <wp:posOffset>140969</wp:posOffset>
            </wp:positionV>
            <wp:extent cx="1330325" cy="1330325"/>
            <wp:effectExtent l="0" t="0" r="3175" b="3175"/>
            <wp:wrapNone/>
            <wp:docPr id="22665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9600" name="Picture 2266596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0325" cy="1330325"/>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357179" w:rsidRDefault="00E22E24" w:rsidP="000D2CA7">
      <w:pPr>
        <w:spacing w:after="140"/>
        <w:ind w:left="360" w:hanging="360"/>
        <w:jc w:val="center"/>
        <w:rPr>
          <w:i/>
          <w:iCs/>
          <w:color w:val="555555"/>
          <w:sz w:val="20"/>
          <w:szCs w:val="20"/>
        </w:rP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311985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24.5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sidR="00077083" w:rsidRPr="00077083">
        <w:rPr>
          <w:b/>
          <w:bCs/>
          <w:i/>
          <w:iCs/>
          <w:color w:val="555555"/>
          <w:sz w:val="20"/>
          <w:szCs w:val="20"/>
          <w:lang w:val="en-GB"/>
        </w:rPr>
        <w:t>Annex C.</w:t>
      </w:r>
      <w:r w:rsidR="00357179">
        <w:rPr>
          <w:b/>
          <w:bCs/>
          <w:i/>
          <w:iCs/>
          <w:color w:val="555555"/>
          <w:sz w:val="20"/>
          <w:szCs w:val="20"/>
          <w:lang w:val="en-GB"/>
        </w:rPr>
        <w:t xml:space="preserve"> </w:t>
      </w:r>
      <w:r w:rsidR="00357179" w:rsidRPr="00357179">
        <w:rPr>
          <w:i/>
          <w:iCs/>
          <w:color w:val="555555"/>
          <w:sz w:val="20"/>
          <w:szCs w:val="20"/>
        </w:rPr>
        <w:t>QR code linking to the internship's GitHub repository (griceyrt/Internship), showing the codebase structure. Raw data and large biological files are excluded via .gitignore.</w:t>
      </w:r>
    </w:p>
    <w:p w:rsidR="00077083" w:rsidRDefault="00077083" w:rsidP="000D2CA7">
      <w:pPr>
        <w:spacing w:after="140"/>
        <w:ind w:left="360" w:hanging="360"/>
        <w:jc w:val="center"/>
      </w:pP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6"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E22E24">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-299586</wp:posOffset>
                </wp:positionH>
                <wp:positionV relativeFrom="paragraph">
                  <wp:posOffset>300321</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23.6pt;margin-top:23.65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r w:rsidR="00357179">
        <w:rPr>
          <w:noProof/>
          <w:lang w:val="en-US"/>
        </w:rPr>
        <w:drawing>
          <wp:anchor distT="0" distB="0" distL="114300" distR="114300" simplePos="0" relativeHeight="251681792" behindDoc="1" locked="0" layoutInCell="1" allowOverlap="1">
            <wp:simplePos x="0" y="0"/>
            <wp:positionH relativeFrom="column">
              <wp:posOffset>897228</wp:posOffset>
            </wp:positionH>
            <wp:positionV relativeFrom="paragraph">
              <wp:posOffset>176530</wp:posOffset>
            </wp:positionV>
            <wp:extent cx="3857625" cy="2834452"/>
            <wp:effectExtent l="0" t="0" r="3175" b="0"/>
            <wp:wrapNone/>
            <wp:docPr id="88349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4714" name="Picture 883494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7625" cy="2834452"/>
                    </a:xfrm>
                    <a:prstGeom prst="rect">
                      <a:avLst/>
                    </a:prstGeom>
                  </pic:spPr>
                </pic:pic>
              </a:graphicData>
            </a:graphic>
            <wp14:sizeRelH relativeFrom="page">
              <wp14:pctWidth>0</wp14:pctWidth>
            </wp14:sizeRelH>
            <wp14:sizeRelV relativeFrom="page">
              <wp14:pctHeight>0</wp14:pctHeight>
            </wp14:sizeRelV>
          </wp:anchor>
        </w:drawing>
      </w:r>
    </w:p>
    <w:p w:rsidR="00960383" w:rsidRDefault="00960383">
      <w:pPr>
        <w:spacing w:after="140"/>
        <w:ind w:left="360" w:hanging="360"/>
        <w:jc w:val="both"/>
        <w:rPr>
          <w:noProof/>
        </w:rPr>
      </w:pPr>
    </w:p>
    <w:p w:rsidR="008F5074" w:rsidRDefault="008F5074" w:rsidP="008F5074"/>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8F5074" w:rsidRDefault="00357179" w:rsidP="00357179">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sidR="00FF405D">
        <w:rPr>
          <w:b/>
          <w:bCs/>
          <w:i/>
          <w:iCs/>
          <w:color w:val="555555"/>
          <w:sz w:val="18"/>
          <w:szCs w:val="18"/>
          <w:lang w:val="en-GB"/>
        </w:rPr>
        <w:t>E</w:t>
      </w:r>
      <w:r w:rsidRPr="00AB3A39">
        <w:rPr>
          <w:b/>
          <w:bCs/>
          <w:i/>
          <w:iCs/>
          <w:color w:val="555555"/>
          <w:sz w:val="18"/>
          <w:szCs w:val="18"/>
          <w:lang w:val="en-GB"/>
        </w:rPr>
        <w:t>.</w:t>
      </w:r>
      <w:r w:rsidRPr="00AB3A39">
        <w:rPr>
          <w:i/>
          <w:iCs/>
          <w:color w:val="555555"/>
          <w:sz w:val="18"/>
          <w:szCs w:val="18"/>
          <w:lang w:val="en-GB"/>
        </w:rPr>
        <w:t xml:space="preserve"> Experimental design</w:t>
      </w:r>
      <w:r>
        <w:rPr>
          <w:i/>
          <w:iCs/>
          <w:color w:val="555555"/>
          <w:sz w:val="18"/>
          <w:szCs w:val="18"/>
          <w:lang w:val="en-GB"/>
        </w:rPr>
        <w:t xml:space="preserve"> of Project 2.</w:t>
      </w:r>
    </w:p>
    <w:p w:rsidR="00380BB1" w:rsidRDefault="00380BB1" w:rsidP="00357179">
      <w:pPr>
        <w:spacing w:after="140"/>
        <w:ind w:left="360" w:hanging="360"/>
        <w:jc w:val="center"/>
        <w:rPr>
          <w:sz w:val="18"/>
          <w:szCs w:val="18"/>
          <w:lang w:val="en-GB"/>
        </w:rPr>
      </w:pPr>
    </w:p>
    <w:p w:rsidR="00380BB1" w:rsidRDefault="00380BB1" w:rsidP="00357179">
      <w:pPr>
        <w:spacing w:after="140"/>
        <w:ind w:left="360" w:hanging="360"/>
        <w:jc w:val="center"/>
      </w:pPr>
      <w:r>
        <w:rPr>
          <w:noProof/>
          <w:lang w:val="en-US"/>
        </w:rPr>
        <w:lastRenderedPageBreak/>
        <mc:AlternateContent>
          <mc:Choice Requires="wps">
            <w:drawing>
              <wp:anchor distT="0" distB="0" distL="114300" distR="114300" simplePos="0" relativeHeight="251684864" behindDoc="0" locked="0" layoutInCell="1" allowOverlap="1" wp14:anchorId="008630DE" wp14:editId="370D5970">
                <wp:simplePos x="0" y="0"/>
                <wp:positionH relativeFrom="column">
                  <wp:posOffset>-55880</wp:posOffset>
                </wp:positionH>
                <wp:positionV relativeFrom="paragraph">
                  <wp:posOffset>-190500</wp:posOffset>
                </wp:positionV>
                <wp:extent cx="300355" cy="274955"/>
                <wp:effectExtent l="0" t="0" r="4445" b="0"/>
                <wp:wrapNone/>
                <wp:docPr id="398066654" name="Text Box 25"/>
                <wp:cNvGraphicFramePr/>
                <a:graphic xmlns:a="http://schemas.openxmlformats.org/drawingml/2006/main">
                  <a:graphicData uri="http://schemas.microsoft.com/office/word/2010/wordprocessingShape">
                    <wps:wsp>
                      <wps:cNvSpPr txBox="1"/>
                      <wps:spPr>
                        <a:xfrm>
                          <a:off x="0" y="0"/>
                          <a:ext cx="300355" cy="274955"/>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30DE" id="_x0000_s1031" type="#_x0000_t202" style="position:absolute;left:0;text-align:left;margin-left:-4.4pt;margin-top:-15pt;width:23.65pt;height:2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rPr>
        <w:drawing>
          <wp:anchor distT="0" distB="0" distL="114300" distR="114300" simplePos="0" relativeHeight="251685888" behindDoc="0" locked="0" layoutInCell="1" allowOverlap="1">
            <wp:simplePos x="0" y="0"/>
            <wp:positionH relativeFrom="column">
              <wp:posOffset>-55245</wp:posOffset>
            </wp:positionH>
            <wp:positionV relativeFrom="paragraph">
              <wp:posOffset>135890</wp:posOffset>
            </wp:positionV>
            <wp:extent cx="2992120" cy="1818640"/>
            <wp:effectExtent l="0" t="0" r="5080" b="0"/>
            <wp:wrapNone/>
            <wp:docPr id="2962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21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simplePos x="0" y="0"/>
            <wp:positionH relativeFrom="column">
              <wp:posOffset>3023876</wp:posOffset>
            </wp:positionH>
            <wp:positionV relativeFrom="paragraph">
              <wp:posOffset>136258</wp:posOffset>
            </wp:positionV>
            <wp:extent cx="3114006" cy="1905802"/>
            <wp:effectExtent l="0" t="0" r="0" b="0"/>
            <wp:wrapNone/>
            <wp:docPr id="92948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4006" cy="190580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Pr="00380BB1" w:rsidRDefault="00380BB1" w:rsidP="00380BB1">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F</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 xml:space="preserve">SUPPA’s </w:t>
      </w:r>
      <w:r w:rsidRPr="00380BB1">
        <w:rPr>
          <w:i/>
          <w:iCs/>
          <w:color w:val="555555"/>
          <w:sz w:val="18"/>
          <w:szCs w:val="18"/>
        </w:rPr>
        <w:t>nomenclature for events in the forward </w:t>
      </w:r>
      <w:r>
        <w:rPr>
          <w:i/>
          <w:iCs/>
          <w:color w:val="555555"/>
          <w:sz w:val="18"/>
          <w:szCs w:val="18"/>
          <w:lang w:val="en-US"/>
        </w:rPr>
        <w:t>(left) and reverse (right) str</w:t>
      </w:r>
      <w:r w:rsidR="00BD1F7A">
        <w:rPr>
          <w:i/>
          <w:iCs/>
          <w:color w:val="555555"/>
          <w:sz w:val="18"/>
          <w:szCs w:val="18"/>
          <w:lang w:val="en-US"/>
        </w:rPr>
        <w:t>a</w:t>
      </w:r>
      <w:r>
        <w:rPr>
          <w:i/>
          <w:iCs/>
          <w:color w:val="555555"/>
          <w:sz w:val="18"/>
          <w:szCs w:val="18"/>
          <w:lang w:val="en-US"/>
        </w:rPr>
        <w:t>nds.</w:t>
      </w:r>
      <w:r w:rsidR="00E22E24">
        <w:rPr>
          <w:i/>
          <w:iCs/>
          <w:color w:val="555555"/>
          <w:sz w:val="18"/>
          <w:szCs w:val="18"/>
          <w:lang w:val="en-US"/>
        </w:rPr>
        <w:t xml:space="preserve"> </w:t>
      </w:r>
      <w:r w:rsidR="00E22E24" w:rsidRPr="00E22E24">
        <w:rPr>
          <w:i/>
          <w:iCs/>
          <w:color w:val="555555"/>
          <w:sz w:val="18"/>
          <w:szCs w:val="18"/>
        </w:rPr>
        <w:t>Adapted from the SUPPA2 GitHub repository (github.com/comprna/SUPPA).</w:t>
      </w:r>
    </w:p>
    <w:p w:rsidR="00380BB1" w:rsidRDefault="00380BB1" w:rsidP="00380BB1">
      <w:pPr>
        <w:spacing w:after="140"/>
        <w:ind w:left="360" w:hanging="360"/>
      </w:pPr>
      <w:r>
        <w:fldChar w:fldCharType="begin"/>
      </w:r>
      <w:r>
        <w:instrText xml:space="preserve"> INCLUDEPICTURE "/Users/gricey/Library/Group Containers/UBF8T346G9.ms/WebArchiveCopyPasteTempFiles/com.microsoft.Word/19788560-ed58-11e6-8340-1ce83445bdb3.png"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Containers/UBF8T346G9.ms/WebArchiveCopyPasteTempFiles/com.microsoft.Word/199ac7c4-ed58-11e6-8512-2d3950001a8d.png"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Containers/UBF8T346G9.ms/WebArchiveCopyPasteTempFiles/com.microsoft.Word/68747470733a2f2f6269746275636b65742e6f72672f7265706f2f346745424d642f696d616765732f313336323830343734352d536c696465322e6a7067" \* MERGEFORMATINET </w:instrText>
      </w:r>
      <w:r w:rsidR="00000000">
        <w:fldChar w:fldCharType="separate"/>
      </w:r>
      <w:r>
        <w:fldChar w:fldCharType="end"/>
      </w:r>
    </w:p>
    <w:p w:rsidR="00380BB1" w:rsidRPr="00380BB1" w:rsidRDefault="00E22E24" w:rsidP="00380BB1">
      <w:pPr>
        <w:rPr>
          <w:sz w:val="18"/>
          <w:szCs w:val="18"/>
        </w:rPr>
      </w:pPr>
      <w:r>
        <w:rPr>
          <w:noProof/>
          <w:lang w:val="en-US"/>
        </w:rPr>
        <mc:AlternateContent>
          <mc:Choice Requires="wps">
            <w:drawing>
              <wp:anchor distT="0" distB="0" distL="114300" distR="114300" simplePos="0" relativeHeight="251688960" behindDoc="0" locked="0" layoutInCell="1" allowOverlap="1" wp14:anchorId="4AA9FE04" wp14:editId="7682B671">
                <wp:simplePos x="0" y="0"/>
                <wp:positionH relativeFrom="column">
                  <wp:posOffset>-69049</wp:posOffset>
                </wp:positionH>
                <wp:positionV relativeFrom="paragraph">
                  <wp:posOffset>132715</wp:posOffset>
                </wp:positionV>
                <wp:extent cx="300537" cy="274959"/>
                <wp:effectExtent l="0" t="0" r="4445" b="0"/>
                <wp:wrapNone/>
                <wp:docPr id="46201154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FE04" id="_x0000_s1032" type="#_x0000_t202" style="position:absolute;margin-left:-5.45pt;margin-top:10.45pt;width:23.65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Cp0MAIAAFo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v:textbox>
              </v:shape>
            </w:pict>
          </mc:Fallback>
        </mc:AlternateContent>
      </w:r>
      <w:r>
        <w:rPr>
          <w:noProof/>
        </w:rPr>
        <w:drawing>
          <wp:anchor distT="0" distB="0" distL="114300" distR="114300" simplePos="0" relativeHeight="251689984" behindDoc="0" locked="0" layoutInCell="1" allowOverlap="1">
            <wp:simplePos x="0" y="0"/>
            <wp:positionH relativeFrom="column">
              <wp:posOffset>1145573</wp:posOffset>
            </wp:positionH>
            <wp:positionV relativeFrom="paragraph">
              <wp:posOffset>8255</wp:posOffset>
            </wp:positionV>
            <wp:extent cx="3763010" cy="2824480"/>
            <wp:effectExtent l="0" t="0" r="0" b="0"/>
            <wp:wrapNone/>
            <wp:docPr id="29599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63010" cy="2824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Default="00380BB1" w:rsidP="00380BB1"/>
    <w:p w:rsidR="00380BB1" w:rsidRDefault="00380BB1" w:rsidP="00380BB1"/>
    <w:p w:rsidR="00380BB1" w:rsidRDefault="00380BB1" w:rsidP="00380BB1">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G</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SUPPA’s nomenclature when variable is used as boundary parameter.</w:t>
      </w:r>
      <w:r w:rsidR="00E22E24">
        <w:rPr>
          <w:i/>
          <w:iCs/>
          <w:color w:val="555555"/>
          <w:sz w:val="18"/>
          <w:szCs w:val="18"/>
          <w:lang w:val="en-GB"/>
        </w:rPr>
        <w:t xml:space="preserve"> </w:t>
      </w:r>
      <w:r w:rsidR="00E22E24" w:rsidRPr="00E22E24">
        <w:rPr>
          <w:i/>
          <w:iCs/>
          <w:color w:val="555555"/>
          <w:sz w:val="18"/>
          <w:szCs w:val="18"/>
        </w:rPr>
        <w:t>Adapted from the SUPPA2 GitHub repository (github.com/comprna/SUPPA).</w:t>
      </w:r>
    </w:p>
    <w:p w:rsidR="00380BB1" w:rsidRDefault="00C86DBC" w:rsidP="00380BB1">
      <w:r>
        <w:rPr>
          <w:noProof/>
        </w:rPr>
        <w:drawing>
          <wp:anchor distT="0" distB="0" distL="114300" distR="114300" simplePos="0" relativeHeight="251693056" behindDoc="0" locked="0" layoutInCell="1" allowOverlap="1">
            <wp:simplePos x="0" y="0"/>
            <wp:positionH relativeFrom="column">
              <wp:posOffset>1716418</wp:posOffset>
            </wp:positionH>
            <wp:positionV relativeFrom="paragraph">
              <wp:posOffset>58633</wp:posOffset>
            </wp:positionV>
            <wp:extent cx="2211700" cy="2295331"/>
            <wp:effectExtent l="0" t="0" r="0" b="3810"/>
            <wp:wrapNone/>
            <wp:docPr id="52520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l="18496" t="6225" r="20254" b="9017"/>
                    <a:stretch/>
                  </pic:blipFill>
                  <pic:spPr bwMode="auto">
                    <a:xfrm>
                      <a:off x="0" y="0"/>
                      <a:ext cx="2211700" cy="22953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0D0">
        <w:rPr>
          <w:noProof/>
          <w:lang w:val="en-US"/>
        </w:rPr>
        <mc:AlternateContent>
          <mc:Choice Requires="wps">
            <w:drawing>
              <wp:anchor distT="0" distB="0" distL="114300" distR="114300" simplePos="0" relativeHeight="251695104" behindDoc="0" locked="0" layoutInCell="1" allowOverlap="1" wp14:anchorId="278994D9" wp14:editId="642006F2">
                <wp:simplePos x="0" y="0"/>
                <wp:positionH relativeFrom="column">
                  <wp:posOffset>-41859</wp:posOffset>
                </wp:positionH>
                <wp:positionV relativeFrom="paragraph">
                  <wp:posOffset>295081</wp:posOffset>
                </wp:positionV>
                <wp:extent cx="300537" cy="274959"/>
                <wp:effectExtent l="0" t="0" r="4445" b="0"/>
                <wp:wrapNone/>
                <wp:docPr id="1419428329"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94D9" id="_x0000_s1033" type="#_x0000_t202" style="position:absolute;margin-left:-3.3pt;margin-top:23.25pt;width:23.6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" fillcolor="white [3201]" stroked="f" strokeweight=".5pt">
                <v:textbo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v:textbox>
              </v:shape>
            </w:pict>
          </mc:Fallback>
        </mc:AlternateContent>
      </w:r>
      <w:r w:rsidR="004700D0">
        <w:fldChar w:fldCharType="begin"/>
      </w:r>
      <w:r w:rsidR="004700D0">
        <w:instrText xml:space="preserve"> INCLUDEPICTURE "/Users/gricey/Library/Group Containers/UBF8T346G9.ms/WebArchiveCopyPasteTempFiles/com.microsoft.Word/68747470733a2f2f6269746275636b65742e6f72672f7265706f2f346745424d642f696d616765732f333132303734353338322d536c696465312e6a7067" \* MERGEFORMATINET </w:instrText>
      </w:r>
      <w:r w:rsidR="00000000">
        <w:fldChar w:fldCharType="separate"/>
      </w:r>
      <w:r w:rsidR="004700D0">
        <w:fldChar w:fldCharType="end"/>
      </w: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Default="00C86DBC" w:rsidP="00C86DBC"/>
    <w:p w:rsidR="00C86DBC" w:rsidRPr="00C86DBC" w:rsidRDefault="00C86DBC" w:rsidP="00C86DBC">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H</w:t>
      </w:r>
      <w:r w:rsidRPr="00C86DBC">
        <w:rPr>
          <w:i/>
          <w:iCs/>
          <w:color w:val="555555"/>
          <w:sz w:val="18"/>
          <w:szCs w:val="18"/>
        </w:rPr>
        <w:t>. SUPPA's computational pipeline</w:t>
      </w:r>
      <w:r w:rsidR="00A53DC5">
        <w:rPr>
          <w:i/>
          <w:iCs/>
          <w:color w:val="555555"/>
          <w:sz w:val="18"/>
          <w:szCs w:val="18"/>
          <w:lang w:val="en-US"/>
        </w:rPr>
        <w:t>.</w:t>
      </w:r>
      <w:r>
        <w:rPr>
          <w:i/>
          <w:iCs/>
          <w:color w:val="555555"/>
          <w:sz w:val="18"/>
          <w:szCs w:val="18"/>
          <w:lang w:val="en-GB"/>
        </w:rPr>
        <w:t xml:space="preserve"> </w:t>
      </w:r>
      <w:r w:rsidRPr="00E22E24">
        <w:rPr>
          <w:i/>
          <w:iCs/>
          <w:color w:val="555555"/>
          <w:sz w:val="18"/>
          <w:szCs w:val="18"/>
        </w:rPr>
        <w:t>Adapted from the SUPPA</w:t>
      </w:r>
      <w:r w:rsidR="00C13048">
        <w:rPr>
          <w:i/>
          <w:iCs/>
          <w:color w:val="555555"/>
          <w:sz w:val="18"/>
          <w:szCs w:val="18"/>
          <w:lang w:val="en-US"/>
        </w:rPr>
        <w:t xml:space="preserve"> </w:t>
      </w:r>
      <w:r w:rsidRPr="00E22E24">
        <w:rPr>
          <w:i/>
          <w:iCs/>
          <w:color w:val="555555"/>
          <w:sz w:val="18"/>
          <w:szCs w:val="18"/>
        </w:rPr>
        <w:t>GitHub repository (github.com/comprna/SUPPA).</w:t>
      </w:r>
    </w:p>
    <w:sectPr w:rsidR="00C86DBC" w:rsidRPr="00C86DBC" w:rsidSect="007D4CD1">
      <w:headerReference w:type="default" r:id="rId31"/>
      <w:footerReference w:type="default" r:id="rId3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1CB8" w:rsidRDefault="002C1CB8">
      <w:r>
        <w:separator/>
      </w:r>
    </w:p>
  </w:endnote>
  <w:endnote w:type="continuationSeparator" w:id="0">
    <w:p w:rsidR="002C1CB8" w:rsidRDefault="002C1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1CB8" w:rsidRDefault="002C1CB8">
      <w:r>
        <w:separator/>
      </w:r>
    </w:p>
  </w:footnote>
  <w:footnote w:type="continuationSeparator" w:id="0">
    <w:p w:rsidR="002C1CB8" w:rsidRDefault="002C1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6611"/>
    <w:multiLevelType w:val="hybridMultilevel"/>
    <w:tmpl w:val="579C88A4"/>
    <w:lvl w:ilvl="0" w:tplc="D3760176">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F74DE"/>
    <w:multiLevelType w:val="hybridMultilevel"/>
    <w:tmpl w:val="96E2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A46E6"/>
    <w:multiLevelType w:val="hybridMultilevel"/>
    <w:tmpl w:val="C85AD86A"/>
    <w:lvl w:ilvl="0" w:tplc="9450443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721503"/>
    <w:multiLevelType w:val="multilevel"/>
    <w:tmpl w:val="A3F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1A78"/>
    <w:multiLevelType w:val="hybridMultilevel"/>
    <w:tmpl w:val="243EDFF4"/>
    <w:lvl w:ilvl="0" w:tplc="61187460">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473C34"/>
    <w:multiLevelType w:val="multilevel"/>
    <w:tmpl w:val="8E9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211D8"/>
    <w:multiLevelType w:val="multilevel"/>
    <w:tmpl w:val="8C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0C9F"/>
    <w:multiLevelType w:val="hybridMultilevel"/>
    <w:tmpl w:val="8E3AD1A4"/>
    <w:lvl w:ilvl="0" w:tplc="3AD0B37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A72C94"/>
    <w:multiLevelType w:val="multilevel"/>
    <w:tmpl w:val="E04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abstractNum w:abstractNumId="10" w15:restartNumberingAfterBreak="0">
    <w:nsid w:val="48D55B05"/>
    <w:multiLevelType w:val="multilevel"/>
    <w:tmpl w:val="2F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94155"/>
    <w:multiLevelType w:val="multilevel"/>
    <w:tmpl w:val="12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5037E"/>
    <w:multiLevelType w:val="hybridMultilevel"/>
    <w:tmpl w:val="1F2ADED4"/>
    <w:lvl w:ilvl="0" w:tplc="61C40B4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D8585D"/>
    <w:multiLevelType w:val="hybridMultilevel"/>
    <w:tmpl w:val="D00C0ACC"/>
    <w:lvl w:ilvl="0" w:tplc="D842E3CC">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668415">
    <w:abstractNumId w:val="9"/>
    <w:lvlOverride w:ilvl="0">
      <w:startOverride w:val="1"/>
    </w:lvlOverride>
  </w:num>
  <w:num w:numId="2" w16cid:durableId="1762989303">
    <w:abstractNumId w:val="11"/>
  </w:num>
  <w:num w:numId="3" w16cid:durableId="1028872639">
    <w:abstractNumId w:val="5"/>
  </w:num>
  <w:num w:numId="4" w16cid:durableId="1740900573">
    <w:abstractNumId w:val="6"/>
  </w:num>
  <w:num w:numId="5" w16cid:durableId="1502281729">
    <w:abstractNumId w:val="10"/>
  </w:num>
  <w:num w:numId="6" w16cid:durableId="226037495">
    <w:abstractNumId w:val="8"/>
  </w:num>
  <w:num w:numId="7" w16cid:durableId="1777167380">
    <w:abstractNumId w:val="1"/>
  </w:num>
  <w:num w:numId="8" w16cid:durableId="1752576726">
    <w:abstractNumId w:val="13"/>
  </w:num>
  <w:num w:numId="9" w16cid:durableId="18162837">
    <w:abstractNumId w:val="4"/>
  </w:num>
  <w:num w:numId="10" w16cid:durableId="2038847758">
    <w:abstractNumId w:val="12"/>
  </w:num>
  <w:num w:numId="11" w16cid:durableId="494610371">
    <w:abstractNumId w:val="7"/>
  </w:num>
  <w:num w:numId="12" w16cid:durableId="983704466">
    <w:abstractNumId w:val="2"/>
  </w:num>
  <w:num w:numId="13" w16cid:durableId="367995644">
    <w:abstractNumId w:val="3"/>
  </w:num>
  <w:num w:numId="14" w16cid:durableId="1933529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2505A"/>
    <w:rsid w:val="00046F03"/>
    <w:rsid w:val="000512D6"/>
    <w:rsid w:val="000529E5"/>
    <w:rsid w:val="00052C00"/>
    <w:rsid w:val="00077083"/>
    <w:rsid w:val="000865B6"/>
    <w:rsid w:val="000A41D8"/>
    <w:rsid w:val="000C46CF"/>
    <w:rsid w:val="000C79D2"/>
    <w:rsid w:val="000D2CA7"/>
    <w:rsid w:val="000E69E8"/>
    <w:rsid w:val="00102F0C"/>
    <w:rsid w:val="00110608"/>
    <w:rsid w:val="00110CC4"/>
    <w:rsid w:val="00121873"/>
    <w:rsid w:val="001523E8"/>
    <w:rsid w:val="001C14CA"/>
    <w:rsid w:val="002066A5"/>
    <w:rsid w:val="002C1CB8"/>
    <w:rsid w:val="002C2609"/>
    <w:rsid w:val="002E6668"/>
    <w:rsid w:val="002E668D"/>
    <w:rsid w:val="00330645"/>
    <w:rsid w:val="00342ABD"/>
    <w:rsid w:val="00357179"/>
    <w:rsid w:val="00366F26"/>
    <w:rsid w:val="00372DD1"/>
    <w:rsid w:val="00380BB1"/>
    <w:rsid w:val="0039033E"/>
    <w:rsid w:val="003A4DE4"/>
    <w:rsid w:val="003D7EC5"/>
    <w:rsid w:val="0045103E"/>
    <w:rsid w:val="00454BC3"/>
    <w:rsid w:val="00457C57"/>
    <w:rsid w:val="004700D0"/>
    <w:rsid w:val="00492E24"/>
    <w:rsid w:val="004A645B"/>
    <w:rsid w:val="004B0491"/>
    <w:rsid w:val="004C22E9"/>
    <w:rsid w:val="004C2619"/>
    <w:rsid w:val="0050196B"/>
    <w:rsid w:val="0055033B"/>
    <w:rsid w:val="00561717"/>
    <w:rsid w:val="00584A1E"/>
    <w:rsid w:val="00587D79"/>
    <w:rsid w:val="005C0E9F"/>
    <w:rsid w:val="006207A3"/>
    <w:rsid w:val="00641773"/>
    <w:rsid w:val="00645B3A"/>
    <w:rsid w:val="0066082B"/>
    <w:rsid w:val="00675797"/>
    <w:rsid w:val="006969CB"/>
    <w:rsid w:val="00697841"/>
    <w:rsid w:val="006B40BA"/>
    <w:rsid w:val="006B4BE7"/>
    <w:rsid w:val="006C24D9"/>
    <w:rsid w:val="006D213E"/>
    <w:rsid w:val="00701049"/>
    <w:rsid w:val="00715BCD"/>
    <w:rsid w:val="00735953"/>
    <w:rsid w:val="00764B10"/>
    <w:rsid w:val="007765B3"/>
    <w:rsid w:val="007A0FBA"/>
    <w:rsid w:val="007B1613"/>
    <w:rsid w:val="007B5470"/>
    <w:rsid w:val="007C2843"/>
    <w:rsid w:val="007C4ABF"/>
    <w:rsid w:val="007D4CD1"/>
    <w:rsid w:val="007E3A03"/>
    <w:rsid w:val="007F738F"/>
    <w:rsid w:val="00810EF1"/>
    <w:rsid w:val="00827E23"/>
    <w:rsid w:val="008477BD"/>
    <w:rsid w:val="008B183F"/>
    <w:rsid w:val="008B1F02"/>
    <w:rsid w:val="008D5B00"/>
    <w:rsid w:val="008E3A87"/>
    <w:rsid w:val="008E4B32"/>
    <w:rsid w:val="008E6345"/>
    <w:rsid w:val="008F29FF"/>
    <w:rsid w:val="008F5074"/>
    <w:rsid w:val="0090631A"/>
    <w:rsid w:val="009136F3"/>
    <w:rsid w:val="00960383"/>
    <w:rsid w:val="00960F92"/>
    <w:rsid w:val="00990CEE"/>
    <w:rsid w:val="009A167F"/>
    <w:rsid w:val="009A29BB"/>
    <w:rsid w:val="009B6845"/>
    <w:rsid w:val="00A02773"/>
    <w:rsid w:val="00A045F9"/>
    <w:rsid w:val="00A21F58"/>
    <w:rsid w:val="00A4506D"/>
    <w:rsid w:val="00A53DC5"/>
    <w:rsid w:val="00AB05EC"/>
    <w:rsid w:val="00AB3A39"/>
    <w:rsid w:val="00AF04E5"/>
    <w:rsid w:val="00B260EE"/>
    <w:rsid w:val="00B401AE"/>
    <w:rsid w:val="00B727CA"/>
    <w:rsid w:val="00B83EE7"/>
    <w:rsid w:val="00BC3375"/>
    <w:rsid w:val="00BD1F7A"/>
    <w:rsid w:val="00BD2C71"/>
    <w:rsid w:val="00BE4479"/>
    <w:rsid w:val="00C0218C"/>
    <w:rsid w:val="00C13048"/>
    <w:rsid w:val="00C2119A"/>
    <w:rsid w:val="00C40034"/>
    <w:rsid w:val="00C42897"/>
    <w:rsid w:val="00C74B2B"/>
    <w:rsid w:val="00C801E8"/>
    <w:rsid w:val="00C80A95"/>
    <w:rsid w:val="00C86DBC"/>
    <w:rsid w:val="00CA0E88"/>
    <w:rsid w:val="00CC1A90"/>
    <w:rsid w:val="00CC1D19"/>
    <w:rsid w:val="00CE7E5D"/>
    <w:rsid w:val="00CF7695"/>
    <w:rsid w:val="00D1568C"/>
    <w:rsid w:val="00D64585"/>
    <w:rsid w:val="00D754EB"/>
    <w:rsid w:val="00DB02F6"/>
    <w:rsid w:val="00DC627B"/>
    <w:rsid w:val="00E12B20"/>
    <w:rsid w:val="00E207CD"/>
    <w:rsid w:val="00E22E24"/>
    <w:rsid w:val="00E44F20"/>
    <w:rsid w:val="00E82423"/>
    <w:rsid w:val="00F00EB0"/>
    <w:rsid w:val="00F1675E"/>
    <w:rsid w:val="00F4088E"/>
    <w:rsid w:val="00F43B17"/>
    <w:rsid w:val="00F7108A"/>
    <w:rsid w:val="00FD54C8"/>
    <w:rsid w:val="00FF405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54B1"/>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79"/>
    <w:rPr>
      <w:rFonts w:ascii="Times New Roman" w:eastAsia="Times New Roman" w:hAnsi="Times New Roman" w:cs="Times New Roman"/>
    </w:rPr>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9A167F"/>
    <w:pPr>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 w:type="character" w:styleId="UnresolvedMention">
    <w:name w:val="Unresolved Mention"/>
    <w:basedOn w:val="DefaultParagraphFont"/>
    <w:uiPriority w:val="99"/>
    <w:semiHidden/>
    <w:unhideWhenUsed/>
    <w:rsid w:val="00A21F58"/>
    <w:rPr>
      <w:color w:val="605E5C"/>
      <w:shd w:val="clear" w:color="auto" w:fill="E1DFDD"/>
    </w:rPr>
  </w:style>
  <w:style w:type="character" w:customStyle="1" w:styleId="Heading1Char">
    <w:name w:val="Heading 1 Char"/>
    <w:basedOn w:val="DefaultParagraphFont"/>
    <w:link w:val="Heading1"/>
    <w:uiPriority w:val="9"/>
    <w:rsid w:val="00357179"/>
    <w:rPr>
      <w:b/>
      <w:bCs/>
      <w:color w:val="2E75B6"/>
      <w:sz w:val="28"/>
      <w:szCs w:val="28"/>
    </w:rPr>
  </w:style>
  <w:style w:type="paragraph" w:styleId="Revision">
    <w:name w:val="Revision"/>
    <w:hidden/>
    <w:uiPriority w:val="99"/>
    <w:semiHidden/>
    <w:rsid w:val="00CC1D1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55400746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515">
      <w:bodyDiv w:val="1"/>
      <w:marLeft w:val="0"/>
      <w:marRight w:val="0"/>
      <w:marTop w:val="0"/>
      <w:marBottom w:val="0"/>
      <w:divBdr>
        <w:top w:val="none" w:sz="0" w:space="0" w:color="auto"/>
        <w:left w:val="none" w:sz="0" w:space="0" w:color="auto"/>
        <w:bottom w:val="none" w:sz="0" w:space="0" w:color="auto"/>
        <w:right w:val="none" w:sz="0" w:space="0" w:color="auto"/>
      </w:divBdr>
    </w:div>
    <w:div w:id="1368410607">
      <w:bodyDiv w:val="1"/>
      <w:marLeft w:val="0"/>
      <w:marRight w:val="0"/>
      <w:marTop w:val="0"/>
      <w:marBottom w:val="0"/>
      <w:divBdr>
        <w:top w:val="none" w:sz="0" w:space="0" w:color="auto"/>
        <w:left w:val="none" w:sz="0" w:space="0" w:color="auto"/>
        <w:bottom w:val="none" w:sz="0" w:space="0" w:color="auto"/>
        <w:right w:val="none" w:sz="0" w:space="0" w:color="auto"/>
      </w:divBdr>
    </w:div>
    <w:div w:id="1458914678">
      <w:bodyDiv w:val="1"/>
      <w:marLeft w:val="0"/>
      <w:marRight w:val="0"/>
      <w:marTop w:val="0"/>
      <w:marBottom w:val="0"/>
      <w:divBdr>
        <w:top w:val="none" w:sz="0" w:space="0" w:color="auto"/>
        <w:left w:val="none" w:sz="0" w:space="0" w:color="auto"/>
        <w:bottom w:val="none" w:sz="0" w:space="0" w:color="auto"/>
        <w:right w:val="none" w:sz="0" w:space="0" w:color="auto"/>
      </w:divBdr>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03875857">
      <w:bodyDiv w:val="1"/>
      <w:marLeft w:val="0"/>
      <w:marRight w:val="0"/>
      <w:marTop w:val="0"/>
      <w:marBottom w:val="0"/>
      <w:divBdr>
        <w:top w:val="none" w:sz="0" w:space="0" w:color="auto"/>
        <w:left w:val="none" w:sz="0" w:space="0" w:color="auto"/>
        <w:bottom w:val="none" w:sz="0" w:space="0" w:color="auto"/>
        <w:right w:val="none" w:sz="0" w:space="0" w:color="auto"/>
      </w:divBdr>
    </w:div>
    <w:div w:id="1609509433">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57480641">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817338020">
      <w:bodyDiv w:val="1"/>
      <w:marLeft w:val="0"/>
      <w:marRight w:val="0"/>
      <w:marTop w:val="0"/>
      <w:marBottom w:val="0"/>
      <w:divBdr>
        <w:top w:val="none" w:sz="0" w:space="0" w:color="auto"/>
        <w:left w:val="none" w:sz="0" w:space="0" w:color="auto"/>
        <w:bottom w:val="none" w:sz="0" w:space="0" w:color="auto"/>
        <w:right w:val="none" w:sz="0" w:space="0" w:color="auto"/>
      </w:divBdr>
    </w:div>
    <w:div w:id="1920016483">
      <w:bodyDiv w:val="1"/>
      <w:marLeft w:val="0"/>
      <w:marRight w:val="0"/>
      <w:marTop w:val="0"/>
      <w:marBottom w:val="0"/>
      <w:divBdr>
        <w:top w:val="none" w:sz="0" w:space="0" w:color="auto"/>
        <w:left w:val="none" w:sz="0" w:space="0" w:color="auto"/>
        <w:bottom w:val="none" w:sz="0" w:space="0" w:color="auto"/>
        <w:right w:val="none" w:sz="0" w:space="0" w:color="auto"/>
      </w:divBdr>
      <w:divsChild>
        <w:div w:id="1328048211">
          <w:marLeft w:val="0"/>
          <w:marRight w:val="0"/>
          <w:marTop w:val="0"/>
          <w:marBottom w:val="0"/>
          <w:divBdr>
            <w:top w:val="none" w:sz="0" w:space="0" w:color="auto"/>
            <w:left w:val="none" w:sz="0" w:space="0" w:color="auto"/>
            <w:bottom w:val="none" w:sz="0" w:space="0" w:color="auto"/>
            <w:right w:val="none" w:sz="0" w:space="0" w:color="auto"/>
          </w:divBdr>
          <w:divsChild>
            <w:div w:id="224491480">
              <w:marLeft w:val="0"/>
              <w:marRight w:val="0"/>
              <w:marTop w:val="0"/>
              <w:marBottom w:val="0"/>
              <w:divBdr>
                <w:top w:val="none" w:sz="0" w:space="0" w:color="auto"/>
                <w:left w:val="none" w:sz="0" w:space="0" w:color="auto"/>
                <w:bottom w:val="none" w:sz="0" w:space="0" w:color="auto"/>
                <w:right w:val="none" w:sz="0" w:space="0" w:color="auto"/>
              </w:divBdr>
              <w:divsChild>
                <w:div w:id="1286741661">
                  <w:marLeft w:val="0"/>
                  <w:marRight w:val="0"/>
                  <w:marTop w:val="0"/>
                  <w:marBottom w:val="0"/>
                  <w:divBdr>
                    <w:top w:val="none" w:sz="0" w:space="0" w:color="auto"/>
                    <w:left w:val="none" w:sz="0" w:space="0" w:color="auto"/>
                    <w:bottom w:val="none" w:sz="0" w:space="0" w:color="auto"/>
                    <w:right w:val="none" w:sz="0" w:space="0" w:color="auto"/>
                  </w:divBdr>
                  <w:divsChild>
                    <w:div w:id="2007782681">
                      <w:marLeft w:val="0"/>
                      <w:marRight w:val="0"/>
                      <w:marTop w:val="0"/>
                      <w:marBottom w:val="0"/>
                      <w:divBdr>
                        <w:top w:val="none" w:sz="0" w:space="0" w:color="auto"/>
                        <w:left w:val="none" w:sz="0" w:space="0" w:color="auto"/>
                        <w:bottom w:val="none" w:sz="0" w:space="0" w:color="auto"/>
                        <w:right w:val="none" w:sz="0" w:space="0" w:color="auto"/>
                      </w:divBdr>
                      <w:divsChild>
                        <w:div w:id="456333981">
                          <w:marLeft w:val="0"/>
                          <w:marRight w:val="0"/>
                          <w:marTop w:val="0"/>
                          <w:marBottom w:val="0"/>
                          <w:divBdr>
                            <w:top w:val="none" w:sz="0" w:space="0" w:color="auto"/>
                            <w:left w:val="none" w:sz="0" w:space="0" w:color="auto"/>
                            <w:bottom w:val="none" w:sz="0" w:space="0" w:color="auto"/>
                            <w:right w:val="none" w:sz="0" w:space="0" w:color="auto"/>
                          </w:divBdr>
                          <w:divsChild>
                            <w:div w:id="906308782">
                              <w:marLeft w:val="0"/>
                              <w:marRight w:val="0"/>
                              <w:marTop w:val="0"/>
                              <w:marBottom w:val="0"/>
                              <w:divBdr>
                                <w:top w:val="none" w:sz="0" w:space="0" w:color="auto"/>
                                <w:left w:val="none" w:sz="0" w:space="0" w:color="auto"/>
                                <w:bottom w:val="none" w:sz="0" w:space="0" w:color="auto"/>
                                <w:right w:val="none" w:sz="0" w:space="0" w:color="auto"/>
                              </w:divBdr>
                              <w:divsChild>
                                <w:div w:id="1292784140">
                                  <w:marLeft w:val="0"/>
                                  <w:marRight w:val="0"/>
                                  <w:marTop w:val="0"/>
                                  <w:marBottom w:val="0"/>
                                  <w:divBdr>
                                    <w:top w:val="none" w:sz="0" w:space="0" w:color="auto"/>
                                    <w:left w:val="none" w:sz="0" w:space="0" w:color="auto"/>
                                    <w:bottom w:val="none" w:sz="0" w:space="0" w:color="auto"/>
                                    <w:right w:val="none" w:sz="0" w:space="0" w:color="auto"/>
                                  </w:divBdr>
                                  <w:divsChild>
                                    <w:div w:id="2140300153">
                                      <w:marLeft w:val="0"/>
                                      <w:marRight w:val="0"/>
                                      <w:marTop w:val="0"/>
                                      <w:marBottom w:val="0"/>
                                      <w:divBdr>
                                        <w:top w:val="none" w:sz="0" w:space="0" w:color="auto"/>
                                        <w:left w:val="none" w:sz="0" w:space="0" w:color="auto"/>
                                        <w:bottom w:val="none" w:sz="0" w:space="0" w:color="auto"/>
                                        <w:right w:val="none" w:sz="0" w:space="0" w:color="auto"/>
                                      </w:divBdr>
                                      <w:divsChild>
                                        <w:div w:id="2098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5706">
          <w:marLeft w:val="0"/>
          <w:marRight w:val="0"/>
          <w:marTop w:val="0"/>
          <w:marBottom w:val="0"/>
          <w:divBdr>
            <w:top w:val="none" w:sz="0" w:space="0" w:color="auto"/>
            <w:left w:val="none" w:sz="0" w:space="0" w:color="auto"/>
            <w:bottom w:val="none" w:sz="0" w:space="0" w:color="auto"/>
            <w:right w:val="none" w:sz="0" w:space="0" w:color="auto"/>
          </w:divBdr>
          <w:divsChild>
            <w:div w:id="874854182">
              <w:marLeft w:val="0"/>
              <w:marRight w:val="0"/>
              <w:marTop w:val="0"/>
              <w:marBottom w:val="0"/>
              <w:divBdr>
                <w:top w:val="none" w:sz="0" w:space="0" w:color="auto"/>
                <w:left w:val="none" w:sz="0" w:space="0" w:color="auto"/>
                <w:bottom w:val="none" w:sz="0" w:space="0" w:color="auto"/>
                <w:right w:val="none" w:sz="0" w:space="0" w:color="auto"/>
              </w:divBdr>
              <w:divsChild>
                <w:div w:id="892811666">
                  <w:marLeft w:val="0"/>
                  <w:marRight w:val="0"/>
                  <w:marTop w:val="0"/>
                  <w:marBottom w:val="0"/>
                  <w:divBdr>
                    <w:top w:val="none" w:sz="0" w:space="0" w:color="auto"/>
                    <w:left w:val="none" w:sz="0" w:space="0" w:color="auto"/>
                    <w:bottom w:val="none" w:sz="0" w:space="0" w:color="auto"/>
                    <w:right w:val="none" w:sz="0" w:space="0" w:color="auto"/>
                  </w:divBdr>
                  <w:divsChild>
                    <w:div w:id="1937056778">
                      <w:marLeft w:val="0"/>
                      <w:marRight w:val="0"/>
                      <w:marTop w:val="0"/>
                      <w:marBottom w:val="0"/>
                      <w:divBdr>
                        <w:top w:val="none" w:sz="0" w:space="0" w:color="auto"/>
                        <w:left w:val="none" w:sz="0" w:space="0" w:color="auto"/>
                        <w:bottom w:val="none" w:sz="0" w:space="0" w:color="auto"/>
                        <w:right w:val="none" w:sz="0" w:space="0" w:color="auto"/>
                      </w:divBdr>
                      <w:divsChild>
                        <w:div w:id="1773166618">
                          <w:marLeft w:val="0"/>
                          <w:marRight w:val="0"/>
                          <w:marTop w:val="0"/>
                          <w:marBottom w:val="0"/>
                          <w:divBdr>
                            <w:top w:val="none" w:sz="0" w:space="0" w:color="auto"/>
                            <w:left w:val="none" w:sz="0" w:space="0" w:color="auto"/>
                            <w:bottom w:val="none" w:sz="0" w:space="0" w:color="auto"/>
                            <w:right w:val="none" w:sz="0" w:space="0" w:color="auto"/>
                          </w:divBdr>
                          <w:divsChild>
                            <w:div w:id="1498113437">
                              <w:marLeft w:val="0"/>
                              <w:marRight w:val="0"/>
                              <w:marTop w:val="0"/>
                              <w:marBottom w:val="0"/>
                              <w:divBdr>
                                <w:top w:val="none" w:sz="0" w:space="0" w:color="auto"/>
                                <w:left w:val="none" w:sz="0" w:space="0" w:color="auto"/>
                                <w:bottom w:val="none" w:sz="0" w:space="0" w:color="auto"/>
                                <w:right w:val="none" w:sz="0" w:space="0" w:color="auto"/>
                              </w:divBdr>
                              <w:divsChild>
                                <w:div w:id="1370230023">
                                  <w:marLeft w:val="0"/>
                                  <w:marRight w:val="0"/>
                                  <w:marTop w:val="0"/>
                                  <w:marBottom w:val="0"/>
                                  <w:divBdr>
                                    <w:top w:val="none" w:sz="0" w:space="0" w:color="auto"/>
                                    <w:left w:val="none" w:sz="0" w:space="0" w:color="auto"/>
                                    <w:bottom w:val="none" w:sz="0" w:space="0" w:color="auto"/>
                                    <w:right w:val="none" w:sz="0" w:space="0" w:color="auto"/>
                                  </w:divBdr>
                                  <w:divsChild>
                                    <w:div w:id="1509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FDEF-EB3E-A247-8674-1FCDA2C3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5653</Words>
  <Characters>32227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5</cp:revision>
  <dcterms:created xsi:type="dcterms:W3CDTF">2026-06-13T06:22:00Z</dcterms:created>
  <dcterms:modified xsi:type="dcterms:W3CDTF">2026-06-13T06:51:00Z</dcterms:modified>
</cp:coreProperties>
</file>